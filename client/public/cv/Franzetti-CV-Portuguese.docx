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48"/>
          <w:szCs w:val="48"/>
          <w:rtl w:val="0"/>
        </w:rPr>
        <w:t xml:space="preserve">ERICA FRANZETTI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Árbitr</w:t>
      </w:r>
      <w:sdt>
        <w:sdtPr>
          <w:id w:val="-1274738489"/>
          <w:tag w:val="goog_rdk_0"/>
        </w:sdtPr>
        <w:sdtContent>
          <w:ins w:author="Carolina Rossini" w:id="0" w:date="2026-01-14T02:56:35Z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a</w:t>
            </w:r>
          </w:ins>
        </w:sdtContent>
      </w:sdt>
      <w:sdt>
        <w:sdtPr>
          <w:id w:val="1738729902"/>
          <w:tag w:val="goog_rdk_1"/>
        </w:sdtPr>
        <w:sdtContent>
          <w:del w:author="Carolina Rossini" w:id="0" w:date="2026-01-14T02:56:35Z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Internacional &amp; Consultor</w:t>
      </w:r>
      <w:sdt>
        <w:sdtPr>
          <w:id w:val="366245711"/>
          <w:tag w:val="goog_rdk_2"/>
        </w:sdtPr>
        <w:sdtContent>
          <w:ins w:author="Carolina Rossini" w:id="1" w:date="2026-01-14T02:56:38Z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a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Jurídic</w:t>
      </w:r>
      <w:sdt>
        <w:sdtPr>
          <w:id w:val="652969959"/>
          <w:tag w:val="goog_rdk_3"/>
        </w:sdtPr>
        <w:sdtContent>
          <w:ins w:author="Carolina Rossini" w:id="2" w:date="2026-01-14T02:56:41Z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a</w:t>
            </w:r>
          </w:ins>
        </w:sdtContent>
      </w:sdt>
      <w:sdt>
        <w:sdtPr>
          <w:id w:val="629863968"/>
          <w:tag w:val="goog_rdk_4"/>
        </w:sdtPr>
        <w:sdtContent>
          <w:del w:author="Carolina Rossini" w:id="2" w:date="2026-01-14T02:56:41Z"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70c0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SOBRE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sdt>
        <w:sdtPr>
          <w:id w:val="-119283337"/>
          <w:tag w:val="goog_rdk_6"/>
        </w:sdtPr>
        <w:sdtContent>
          <w:del w:author="Carolina Rossini" w:id="3" w:date="2026-01-14T02:33:49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delText xml:space="preserve">Erica Franzetti é uma árbitra internacional reconhecida globalmente e conselheira confiável em litígios </w:delText>
            </w:r>
          </w:del>
        </w:sdtContent>
      </w:sdt>
      <w:sdt>
        <w:sdtPr>
          <w:id w:val="521675668"/>
          <w:tag w:val="goog_rdk_7"/>
        </w:sdtPr>
        <w:sdtContent>
          <w:ins w:author="Carolina Rossini" w:id="3" w:date="2026-01-14T02:33:49Z">
            <w:sdt>
              <w:sdtPr>
                <w:id w:val="-1061154665"/>
                <w:tag w:val="goog_rdk_8"/>
              </w:sdtPr>
              <w:sdtContent>
                <w:del w:author="Carolina Rossini" w:id="3" w:date="2026-01-14T02:33:49Z"/>
              </w:sdtContent>
            </w:sdt>
          </w:ins>
          <w:sdt>
            <w:sdtPr>
              <w:id w:val="-797258840"/>
              <w:tag w:val="goog_rdk_9"/>
            </w:sdtPr>
            <w:sdtContent>
              <w:ins w:author="Carolina Rossini" w:id="3" w:date="2026-01-14T02:33:49Z">
                <w:del w:author="Carolina Rossini" w:id="3" w:date="2026-01-14T02:33:49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  <w:rPrChange w:author="Carolina Rossini" w:id="4" w:date="2026-01-14T02:33:49Z">
                        <w:rPr>
                          <w:rFonts w:ascii="Times New Roman" w:cs="Times New Roman" w:eastAsia="Times New Roman" w:hAnsi="Times New Roman"/>
                        </w:rPr>
                      </w:rPrChange>
                    </w:rPr>
                    <w:delText xml:space="preserve">transfronteiriços</w:delText>
                  </w:r>
                </w:del>
              </w:ins>
            </w:sdtContent>
          </w:sdt>
          <w:ins w:author="Carolina Rossini" w:id="3" w:date="2026-01-14T02:33:49Z">
            <w:del w:author="Carolina Rossini" w:id="3" w:date="2026-01-14T02:33:49Z"/>
          </w:ins>
        </w:sdtContent>
      </w:sdt>
      <w:sdt>
        <w:sdtPr>
          <w:id w:val="-1396650759"/>
          <w:tag w:val="goog_rdk_10"/>
        </w:sdtPr>
        <w:sdtContent>
          <w:del w:author="Carolina Rossini" w:id="3" w:date="2026-01-14T02:33:49Z"/>
          <w:sdt>
            <w:sdtPr>
              <w:id w:val="948974605"/>
              <w:tag w:val="goog_rdk_11"/>
            </w:sdtPr>
            <w:sdtContent>
              <w:del w:author="Carolina Rossini" w:id="3" w:date="2026-01-14T02:33:4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4" w:date="2026-01-14T02:33:49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para questões transfronteiriças</w:delText>
                </w:r>
              </w:del>
            </w:sdtContent>
          </w:sdt>
          <w:del w:author="Carolina Rossini" w:id="3" w:date="2026-01-14T02:33:49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delText xml:space="preserve"> de alto risco — trazendo julgamento disciplinado, domínio processual e experiência advocatícia experiente a cada atuação.</w:delText>
            </w:r>
          </w:del>
        </w:sdtContent>
      </w:sdt>
      <w:r w:rsidDel="00000000" w:rsidR="00000000" w:rsidRPr="00000000">
        <w:rPr>
          <w:rtl w:val="0"/>
        </w:rPr>
      </w:r>
    </w:p>
    <w:sdt>
      <w:sdtPr>
        <w:id w:val="-1869421623"/>
        <w:tag w:val="goog_rdk_47"/>
      </w:sdtPr>
      <w:sdtContent>
        <w:p w:rsidR="00000000" w:rsidDel="00000000" w:rsidP="00000000" w:rsidRDefault="00000000" w:rsidRPr="00000000" w14:paraId="00000006">
          <w:pPr>
            <w:spacing w:after="120" w:lineRule="auto"/>
            <w:rPr>
              <w:ins w:author="Carolina Rossini" w:id="19" w:date="2026-01-14T02:36:33Z"/>
              <w:rFonts w:ascii="Times New Roman" w:cs="Times New Roman" w:eastAsia="Times New Roman" w:hAnsi="Times New Roman"/>
            </w:rPr>
          </w:pPr>
          <w:sdt>
            <w:sdtPr>
              <w:id w:val="1369239748"/>
              <w:tag w:val="goog_rdk_13"/>
            </w:sdtPr>
            <w:sdtConten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Ela possui ampla experiência em arbitragem comercial internacional e entre investidores e Estados em diversos setores. Sua prática é dedicada à tomada de decisões arbitrais e à prestação de consultoria personalizada</w:delText>
                </w:r>
              </w:del>
            </w:sdtContent>
          </w:sdt>
          <w:sdt>
            <w:sdtPr>
              <w:id w:val="1498413835"/>
              <w:tag w:val="goog_rdk_14"/>
            </w:sdtPr>
            <w:sdtContent>
              <w:ins w:author="Carolina Rossini" w:id="6" w:date="2026-01-14T02:33:56Z">
                <w:sdt>
                  <w:sdtPr>
                    <w:id w:val="635486556"/>
                    <w:tag w:val="goog_rdk_15"/>
                  </w:sdtPr>
                  <w:sdtContent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delText xml:space="preserve"> </w:delText>
                      </w:r>
                    </w:del>
                  </w:sdtContent>
                </w:sdt>
              </w:ins>
              <w:sdt>
                <w:sdtPr>
                  <w:id w:val="-338098425"/>
                  <w:tag w:val="goog_rdk_16"/>
                </w:sdtPr>
                <w:sdtContent>
                  <w:ins w:author="Carolina Rossini" w:id="6" w:date="2026-01-14T02:33:56Z"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  <w:rPrChange w:author="Carolina Rossini" w:id="7" w:date="2026-01-14T02:33:56Z">
                            <w:rPr>
                              <w:rFonts w:ascii="Times New Roman" w:cs="Times New Roman" w:eastAsia="Times New Roman" w:hAnsi="Times New Roman"/>
                            </w:rPr>
                          </w:rPrChange>
                        </w:rPr>
                        <w:delText xml:space="preserve">em estratégia</w:delText>
                      </w:r>
                    </w:del>
                  </w:ins>
                </w:sdtContent>
              </w:sdt>
              <w:ins w:author="Carolina Rossini" w:id="6" w:date="2026-01-14T02:33:56Z">
                <w:del w:author="Carolina Rossini" w:id="5" w:date="2026-01-14T02:34:16Z">
                  <w:sdt>
                    <w:sdtPr>
                      <w:id w:val="-300529176"/>
                      <w:tag w:val="goog_rdk_17"/>
                    </w:sdtPr>
                    <w:sdtContent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  <w:rPrChange w:author="Carolina Rossini" w:id="7" w:date="2026-01-14T02:33:56Z">
                            <w:rPr>
                              <w:rFonts w:ascii="Times New Roman" w:cs="Times New Roman" w:eastAsia="Times New Roman" w:hAnsi="Times New Roman"/>
                            </w:rPr>
                          </w:rPrChange>
                        </w:rPr>
                        <w:delText xml:space="preserve">em</w:delText>
                      </w:r>
                    </w:sdtContent>
                  </w:sdt>
                </w:del>
              </w:ins>
            </w:sdtContent>
          </w:sdt>
          <w:sdt>
            <w:sdtPr>
              <w:id w:val="1053298161"/>
              <w:tag w:val="goog_rdk_18"/>
            </w:sdtPr>
            <w:sdtContent>
              <w:del w:author="Carolina Rossini" w:id="5" w:date="2026-01-14T02:34:16Z"/>
              <w:sdt>
                <w:sdtPr>
                  <w:id w:val="-546067935"/>
                  <w:tag w:val="goog_rdk_19"/>
                </w:sdtPr>
                <w:sdtContent>
                  <w:del w:author="Carolina Rossini" w:id="5" w:date="2026-01-14T02:34:16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rtl w:val="0"/>
                        <w:rPrChange w:author="Carolina Rossini" w:id="7" w:date="2026-01-14T02:33:56Z">
                          <w:rPr>
                            <w:rFonts w:ascii="Times New Roman" w:cs="Times New Roman" w:eastAsia="Times New Roman" w:hAnsi="Times New Roman"/>
                          </w:rPr>
                        </w:rPrChange>
                      </w:rPr>
                      <w:delText xml:space="preserve"> sobre estratégia</w:delText>
                    </w:r>
                  </w:del>
                </w:sdtContent>
              </w:sd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 de litígio, </w:delText>
                </w:r>
              </w:del>
            </w:sdtContent>
          </w:sdt>
          <w:sdt>
            <w:sdtPr>
              <w:id w:val="-174140263"/>
              <w:tag w:val="goog_rdk_20"/>
            </w:sdtPr>
            <w:sdtContent>
              <w:ins w:author="Carolina Rossini" w:id="5" w:date="2026-01-14T02:34:16Z">
                <w:sdt>
                  <w:sdtPr>
                    <w:id w:val="1723045176"/>
                    <w:tag w:val="goog_rdk_21"/>
                  </w:sdtPr>
                  <w:sdtContent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delText xml:space="preserve">de </w:delText>
                      </w:r>
                    </w:del>
                  </w:sdtContent>
                </w:sdt>
              </w:ins>
            </w:sdtContent>
          </w:sdt>
          <w:sdt>
            <w:sdtPr>
              <w:id w:val="-757375705"/>
              <w:tag w:val="goog_rdk_22"/>
            </w:sdtPr>
            <w:sdtConten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execução e </w:delText>
                </w:r>
              </w:del>
            </w:sdtContent>
          </w:sdt>
          <w:sdt>
            <w:sdtPr>
              <w:id w:val="-335229011"/>
              <w:tag w:val="goog_rdk_23"/>
            </w:sdtPr>
            <w:sdtContent>
              <w:ins w:author="Carolina Rossini" w:id="8" w:date="2026-01-14T02:34:19Z">
                <w:sdt>
                  <w:sdtPr>
                    <w:id w:val="1437063921"/>
                    <w:tag w:val="goog_rdk_24"/>
                  </w:sdtPr>
                  <w:sdtContent>
                    <w:del w:author="Carolina Rossini" w:id="5" w:date="2026-01-14T02:34:16Z"/>
                  </w:sdtContent>
                </w:sdt>
              </w:ins>
              <w:sdt>
                <w:sdtPr>
                  <w:id w:val="-2127021297"/>
                  <w:tag w:val="goog_rdk_25"/>
                </w:sdtPr>
                <w:sdtContent>
                  <w:ins w:author="Carolina Rossini" w:id="8" w:date="2026-01-14T02:34:19Z"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  <w:rPrChange w:author="Carolina Rossini" w:id="9" w:date="2026-01-14T02:34:19Z">
                            <w:rPr>
                              <w:rFonts w:ascii="Times New Roman" w:cs="Times New Roman" w:eastAsia="Times New Roman" w:hAnsi="Times New Roman"/>
                            </w:rPr>
                          </w:rPrChange>
                        </w:rPr>
                        <w:delText xml:space="preserve">de </w:delText>
                      </w:r>
                    </w:del>
                  </w:ins>
                </w:sdtContent>
              </w:sdt>
              <w:ins w:author="Carolina Rossini" w:id="8" w:date="2026-01-14T02:34:19Z">
                <w:del w:author="Carolina Rossini" w:id="5" w:date="2026-01-14T02:34:16Z"/>
              </w:ins>
            </w:sdtContent>
          </w:sdt>
          <w:sdt>
            <w:sdtPr>
              <w:id w:val="-1265116782"/>
              <w:tag w:val="goog_rdk_26"/>
            </w:sdtPr>
            <w:sdtConten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proteção por tratados de investimento. Ela </w:delText>
                </w:r>
              </w:del>
            </w:sdtContent>
          </w:sdt>
          <w:sdt>
            <w:sdtPr>
              <w:id w:val="-698102885"/>
              <w:tag w:val="goog_rdk_27"/>
            </w:sdtPr>
            <w:sdtContent>
              <w:ins w:author="Carolina Rossini" w:id="10" w:date="2026-01-14T02:35:13Z">
                <w:sdt>
                  <w:sdtPr>
                    <w:id w:val="-1482056084"/>
                    <w:tag w:val="goog_rdk_28"/>
                  </w:sdtPr>
                  <w:sdtContent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delText xml:space="preserve">tem ampla </w:delText>
                      </w:r>
                    </w:del>
                  </w:sdtContent>
                </w:sdt>
              </w:ins>
              <w:sdt>
                <w:sdtPr>
                  <w:id w:val="-206368415"/>
                  <w:tag w:val="goog_rdk_29"/>
                </w:sdtPr>
                <w:sdtContent>
                  <w:ins w:author="Carolina Rossini" w:id="10" w:date="2026-01-14T02:35:13Z"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  <w:rPrChange w:author="Carolina Rossini" w:id="11" w:date="2026-01-14T02:35:13Z">
                            <w:rPr>
                              <w:rFonts w:ascii="Times New Roman" w:cs="Times New Roman" w:eastAsia="Times New Roman" w:hAnsi="Times New Roman"/>
                            </w:rPr>
                          </w:rPrChange>
                        </w:rPr>
                        <w:delText xml:space="preserve">experiência</w:delText>
                      </w:r>
                    </w:del>
                  </w:ins>
                </w:sdtContent>
              </w:sdt>
              <w:ins w:author="Carolina Rossini" w:id="10" w:date="2026-01-14T02:35:13Z">
                <w:del w:author="Carolina Rossini" w:id="5" w:date="2026-01-14T02:34:16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delText xml:space="preserve"> em </w:delText>
                  </w:r>
                </w:del>
              </w:ins>
            </w:sdtContent>
          </w:sdt>
          <w:sdt>
            <w:sdtPr>
              <w:id w:val="-1313930475"/>
              <w:tag w:val="goog_rdk_30"/>
            </w:sdtPr>
            <w:sdtConten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gerencia </w:delTex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disputas relacionadas à América do Norte, </w:delText>
                </w:r>
              </w:del>
            </w:sdtContent>
          </w:sdt>
          <w:sdt>
            <w:sdtPr>
              <w:id w:val="-679200319"/>
              <w:tag w:val="goog_rdk_31"/>
            </w:sdtPr>
            <w:sdtContent>
              <w:ins w:author="Carolina Rossini" w:id="12" w:date="2026-01-14T02:34:35Z">
                <w:sdt>
                  <w:sdtPr>
                    <w:id w:val="1639011042"/>
                    <w:tag w:val="goog_rdk_32"/>
                  </w:sdtPr>
                  <w:sdtContent>
                    <w:del w:author="Carolina Rossini" w:id="5" w:date="2026-01-14T02:34:16Z"/>
                  </w:sdtContent>
                </w:sdt>
              </w:ins>
              <w:sdt>
                <w:sdtPr>
                  <w:id w:val="-1334138725"/>
                  <w:tag w:val="goog_rdk_33"/>
                </w:sdtPr>
                <w:sdtContent>
                  <w:ins w:author="Carolina Rossini" w:id="12" w:date="2026-01-14T02:34:35Z"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  <w:rPrChange w:author="Carolina Rossini" w:id="13" w:date="2026-01-14T02:34:35Z">
                            <w:rPr>
                              <w:rFonts w:ascii="Times New Roman" w:cs="Times New Roman" w:eastAsia="Times New Roman" w:hAnsi="Times New Roman"/>
                            </w:rPr>
                          </w:rPrChange>
                        </w:rPr>
                        <w:delText xml:space="preserve">à </w:delText>
                      </w:r>
                    </w:del>
                  </w:ins>
                </w:sdtContent>
              </w:sdt>
              <w:ins w:author="Carolina Rossini" w:id="12" w:date="2026-01-14T02:34:35Z">
                <w:del w:author="Carolina Rossini" w:id="5" w:date="2026-01-14T02:34:16Z"/>
              </w:ins>
            </w:sdtContent>
          </w:sdt>
          <w:sdt>
            <w:sdtPr>
              <w:id w:val="-65541267"/>
              <w:tag w:val="goog_rdk_34"/>
            </w:sdtPr>
            <w:sdtConten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América Latina, </w:delText>
                </w:r>
              </w:del>
            </w:sdtContent>
          </w:sdt>
          <w:sdt>
            <w:sdtPr>
              <w:id w:val="-635531173"/>
              <w:tag w:val="goog_rdk_35"/>
            </w:sdtPr>
            <w:sdtContent>
              <w:ins w:author="Carolina Rossini" w:id="14" w:date="2026-01-14T02:34:39Z">
                <w:sdt>
                  <w:sdtPr>
                    <w:id w:val="-913201624"/>
                    <w:tag w:val="goog_rdk_36"/>
                  </w:sdtPr>
                  <w:sdtContent>
                    <w:del w:author="Carolina Rossini" w:id="5" w:date="2026-01-14T02:34:16Z"/>
                  </w:sdtContent>
                </w:sdt>
              </w:ins>
              <w:sdt>
                <w:sdtPr>
                  <w:id w:val="-1976357348"/>
                  <w:tag w:val="goog_rdk_37"/>
                </w:sdtPr>
                <w:sdtContent>
                  <w:ins w:author="Carolina Rossini" w:id="14" w:date="2026-01-14T02:34:39Z"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  <w:rPrChange w:author="Carolina Rossini" w:id="15" w:date="2026-01-14T02:34:39Z">
                            <w:rPr>
                              <w:rFonts w:ascii="Times New Roman" w:cs="Times New Roman" w:eastAsia="Times New Roman" w:hAnsi="Times New Roman"/>
                            </w:rPr>
                          </w:rPrChange>
                        </w:rPr>
                        <w:delText xml:space="preserve">a </w:delText>
                      </w:r>
                    </w:del>
                  </w:ins>
                </w:sdtContent>
              </w:sdt>
              <w:ins w:author="Carolina Rossini" w:id="14" w:date="2026-01-14T02:34:39Z">
                <w:del w:author="Carolina Rossini" w:id="5" w:date="2026-01-14T02:34:16Z"/>
              </w:ins>
            </w:sdtContent>
          </w:sdt>
          <w:sdt>
            <w:sdtPr>
              <w:id w:val="-616739735"/>
              <w:tag w:val="goog_rdk_38"/>
            </w:sdtPr>
            <w:sdtConten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jurisdições lusófonas</w:delTex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 e além</w:delTex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, abrangendo </w:delText>
                </w:r>
              </w:del>
            </w:sdtContent>
          </w:sdt>
          <w:sdt>
            <w:sdtPr>
              <w:id w:val="-1553758077"/>
              <w:tag w:val="goog_rdk_39"/>
            </w:sdtPr>
            <w:sdtContent>
              <w:ins w:author="Carolina Rossini" w:id="16" w:date="2026-01-14T02:35:37Z">
                <w:sdt>
                  <w:sdtPr>
                    <w:id w:val="-661807576"/>
                    <w:tag w:val="goog_rdk_40"/>
                  </w:sdtPr>
                  <w:sdtContent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delText xml:space="preserve">tanto </w:delText>
                      </w:r>
                    </w:del>
                  </w:sdtContent>
                </w:sdt>
              </w:ins>
              <w:sdt>
                <w:sdtPr>
                  <w:id w:val="-243278538"/>
                  <w:tag w:val="goog_rdk_41"/>
                </w:sdtPr>
                <w:sdtContent>
                  <w:ins w:author="Carolina Rossini" w:id="16" w:date="2026-01-14T02:35:37Z"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  <w:rPrChange w:author="Carolina Rossini" w:id="17" w:date="2026-01-14T02:35:37Z">
                            <w:rPr>
                              <w:rFonts w:ascii="Times New Roman" w:cs="Times New Roman" w:eastAsia="Times New Roman" w:hAnsi="Times New Roman"/>
                            </w:rPr>
                          </w:rPrChange>
                        </w:rPr>
                        <w:delText xml:space="preserve">os</w:delText>
                      </w:r>
                    </w:del>
                  </w:ins>
                </w:sdtContent>
              </w:sdt>
              <w:ins w:author="Carolina Rossini" w:id="16" w:date="2026-01-14T02:35:37Z">
                <w:del w:author="Carolina Rossini" w:id="5" w:date="2026-01-14T02:34:16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delText xml:space="preserve"> </w:delText>
                  </w:r>
                </w:del>
              </w:ins>
            </w:sdtContent>
          </w:sdt>
          <w:sdt>
            <w:sdtPr>
              <w:id w:val="-1742099750"/>
              <w:tag w:val="goog_rdk_42"/>
            </w:sdtPr>
            <w:sdtConten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sistemas de direito civil </w:delText>
                </w:r>
              </w:del>
            </w:sdtContent>
          </w:sdt>
          <w:sdt>
            <w:sdtPr>
              <w:id w:val="444864283"/>
              <w:tag w:val="goog_rdk_43"/>
            </w:sdtPr>
            <w:sdtContent>
              <w:ins w:author="Carolina Rossini" w:id="18" w:date="2026-01-14T02:35:44Z">
                <w:sdt>
                  <w:sdtPr>
                    <w:id w:val="299009192"/>
                    <w:tag w:val="goog_rdk_44"/>
                  </w:sdtPr>
                  <w:sdtContent>
                    <w:del w:author="Carolina Rossini" w:id="5" w:date="2026-01-14T02:34:16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delText xml:space="preserve">quanto os de </w:delText>
                      </w:r>
                    </w:del>
                  </w:sdtContent>
                </w:sdt>
              </w:ins>
            </w:sdtContent>
          </w:sdt>
          <w:sdt>
            <w:sdtPr>
              <w:id w:val="1614937494"/>
              <w:tag w:val="goog_rdk_45"/>
            </w:sdtPr>
            <w:sdtContent>
              <w:del w:author="Carolina Rossini" w:id="5" w:date="2026-01-14T02:34:1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e</w:delTex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delText xml:space="preserve"> common law, com a fluência linguística e cultural necessária para conduzir procedimentos transfronteiriços.</w:delText>
                </w:r>
              </w:del>
            </w:sdtContent>
          </w:sdt>
          <w:sdt>
            <w:sdtPr>
              <w:id w:val="543395001"/>
              <w:tag w:val="goog_rdk_46"/>
            </w:sdtPr>
            <w:sdtContent>
              <w:ins w:author="Carolina Rossini" w:id="19" w:date="2026-01-14T02:36:33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697344695"/>
        <w:tag w:val="goog_rdk_50"/>
      </w:sdtPr>
      <w:sdtContent>
        <w:p w:rsidR="00000000" w:rsidDel="00000000" w:rsidP="00000000" w:rsidRDefault="00000000" w:rsidRPr="00000000" w14:paraId="00000007">
          <w:pPr>
            <w:spacing w:after="120" w:lineRule="auto"/>
            <w:rPr>
              <w:ins w:author="Carolina Rossini" w:id="19" w:date="2026-01-14T02:36:33Z"/>
              <w:rFonts w:ascii="Times New Roman" w:cs="Times New Roman" w:eastAsia="Times New Roman" w:hAnsi="Times New Roman"/>
            </w:rPr>
          </w:pPr>
          <w:sdt>
            <w:sdtPr>
              <w:id w:val="-527993265"/>
              <w:tag w:val="goog_rdk_48"/>
            </w:sdtPr>
            <w:sdtContent>
              <w:ins w:author="Carolina Rossini" w:id="19" w:date="2026-01-14T02:36:33Z"/>
              <w:sdt>
                <w:sdtPr>
                  <w:id w:val="-546587588"/>
                  <w:tag w:val="goog_rdk_49"/>
                </w:sdtPr>
                <w:sdtContent>
                  <w:ins w:author="Carolina Rossini" w:id="19" w:date="2026-01-14T02:36:33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rtl w:val="0"/>
                        <w:rPrChange w:author="Carolina Rossini" w:id="20" w:date="2026-01-14T02:36:33Z">
                          <w:rPr>
                            <w:rFonts w:ascii="Times New Roman" w:cs="Times New Roman" w:eastAsia="Times New Roman" w:hAnsi="Times New Roman"/>
                          </w:rPr>
                        </w:rPrChange>
                      </w:rPr>
                      <w:t xml:space="preserve">Erica Franzetti é uma árbitra e advogada internacional de reconhecimento global em litígios internacionais de alta complexidade e risco, trazendo a cada atuação um julgamento rigoroso, profundo domínio processual e sólida experiência na advocacia.</w:t>
                    </w:r>
                  </w:ins>
                </w:sdtContent>
              </w:sdt>
              <w:ins w:author="Carolina Rossini" w:id="19" w:date="2026-01-14T02:36:33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700197912"/>
        <w:tag w:val="goog_rdk_54"/>
      </w:sdtPr>
      <w:sdtContent>
        <w:p w:rsidR="00000000" w:rsidDel="00000000" w:rsidP="00000000" w:rsidRDefault="00000000" w:rsidRPr="00000000" w14:paraId="00000008">
          <w:pPr>
            <w:spacing w:after="120" w:lineRule="auto"/>
            <w:rPr>
              <w:rFonts w:ascii="Times New Roman" w:cs="Times New Roman" w:eastAsia="Times New Roman" w:hAnsi="Times New Roman"/>
              <w:rPrChange w:author="Carolina Rossini" w:id="20" w:date="2026-01-14T02:36:33Z">
                <w:rPr/>
              </w:rPrChange>
            </w:rPr>
          </w:pPr>
          <w:sdt>
            <w:sdtPr>
              <w:id w:val="-7672724"/>
              <w:tag w:val="goog_rdk_51"/>
            </w:sdtPr>
            <w:sdtContent>
              <w:ins w:author="Carolina Rossini" w:id="19" w:date="2026-01-14T02:36:33Z"/>
              <w:sdt>
                <w:sdtPr>
                  <w:id w:val="-1693475725"/>
                  <w:tag w:val="goog_rdk_52"/>
                </w:sdtPr>
                <w:sdtContent>
                  <w:ins w:author="Carolina Rossini" w:id="19" w:date="2026-01-14T02:36:33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rtl w:val="0"/>
                        <w:rPrChange w:author="Carolina Rossini" w:id="20" w:date="2026-01-14T02:36:33Z">
                          <w:rPr>
                            <w:rFonts w:ascii="Times New Roman" w:cs="Times New Roman" w:eastAsia="Times New Roman" w:hAnsi="Times New Roman"/>
                          </w:rPr>
                        </w:rPrChange>
                      </w:rPr>
                      <w:t xml:space="preserve">Ela possui ampla experiência em arbitragem comercial internacional e em arbitragem entre investidores e Estados, atuando em diversos setores. Sua prática é dedicada à função decisória arbitral e à prestação de consultoria estratégica altamente personalizada em matéria de condução de disputas, execução de sentenças arbitrais e proteção de investimentos ao amparo de tratados internacionais. Atua na gestão de disputas envolvendo a América do Norte, a América Latina, jurisdições lusófonas e outras jurisdições, com fluência linguística e  sensibilidade cultural necessárias à condução eficaz de procedimentos transfronteiriços.</w:t>
                    </w:r>
                  </w:ins>
                </w:sdtContent>
              </w:sdt>
              <w:ins w:author="Carolina Rossini" w:id="19" w:date="2026-01-14T02:36:33Z"/>
            </w:sdtContent>
          </w:sdt>
          <w:sdt>
            <w:sdtPr>
              <w:id w:val="1323790604"/>
              <w:tag w:val="goog_rdk_5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09">
      <w:pPr>
        <w:spacing w:after="120" w:lineRule="auto"/>
        <w:rPr/>
      </w:pPr>
      <w:sdt>
        <w:sdtPr>
          <w:id w:val="-1291743490"/>
          <w:tag w:val="goog_rdk_56"/>
        </w:sdtPr>
        <w:sdtContent>
          <w:ins w:author="Carolina Rossini" w:id="21" w:date="2026-01-14T02:39:38Z"/>
          <w:sdt>
            <w:sdtPr>
              <w:id w:val="-48037319"/>
              <w:tag w:val="goog_rdk_57"/>
            </w:sdtPr>
            <w:sdtContent>
              <w:ins w:author="Carolina Rossini" w:id="21" w:date="2026-01-14T02:39:3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" w:date="2026-01-14T02:39:38Z">
                      <w:rPr/>
                    </w:rPrChange>
                  </w:rPr>
                  <w:t xml:space="preserve">Erica atua como árbitra em disputas nos Estados Unidos e internacionais,</w:t>
                </w:r>
              </w:ins>
            </w:sdtContent>
          </w:sdt>
          <w:ins w:author="Carolina Rossini" w:id="21" w:date="2026-01-14T02:39:38Z">
            <w:sdt>
              <w:sdtPr>
                <w:id w:val="-727876494"/>
                <w:tag w:val="goog_rdk_5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22" w:date="2026-01-14T02:39:38Z">
                      <w:rPr/>
                    </w:rPrChange>
                  </w:rPr>
                  <w:t xml:space="preserve"> inclusive como</w:t>
                </w:r>
              </w:sdtContent>
            </w:sdt>
            <w:sdt>
              <w:sdtPr>
                <w:id w:val="1281478985"/>
                <w:tag w:val="goog_rdk_5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" w:date="2026-01-14T02:39:38Z">
                      <w:rPr/>
                    </w:rPrChange>
                  </w:rPr>
                  <w:t xml:space="preserve">  presidente de tribunais arbitrais.</w:t>
                </w:r>
              </w:sdtContent>
            </w:sdt>
          </w:ins>
        </w:sdtContent>
      </w:sdt>
      <w:sdt>
        <w:sdtPr>
          <w:id w:val="6907740"/>
          <w:tag w:val="goog_rdk_60"/>
        </w:sdtPr>
        <w:sdtContent>
          <w:del w:author="Carolina Rossini" w:id="21" w:date="2026-01-14T02:39:38Z"/>
          <w:sdt>
            <w:sdtPr>
              <w:id w:val="1055179878"/>
              <w:tag w:val="goog_rdk_61"/>
            </w:sdtPr>
            <w:sdtContent>
              <w:del w:author="Carolina Rossini" w:id="21" w:date="2026-01-14T02:39:3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" w:date="2026-01-14T02:39:3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Erica atua como árbitra em disputas nos Estados Unidos e internacionais, </w:delText>
                </w:r>
              </w:del>
            </w:sdtContent>
          </w:sdt>
          <w:del w:author="Carolina Rossini" w:id="21" w:date="2026-01-14T02:39:38Z"/>
        </w:sdtContent>
      </w:sdt>
      <w:sdt>
        <w:sdtPr>
          <w:id w:val="226637368"/>
          <w:tag w:val="goog_rdk_62"/>
        </w:sdtPr>
        <w:sdtContent>
          <w:ins w:author="Carolina Rossini" w:id="23" w:date="2026-01-14T02:39:22Z">
            <w:sdt>
              <w:sdtPr>
                <w:id w:val="-722909097"/>
                <w:tag w:val="goog_rdk_63"/>
              </w:sdtPr>
              <w:sdtContent>
                <w:del w:author="Carolina Rossini" w:id="21" w:date="2026-01-14T02:39:38Z"/>
              </w:sdtContent>
            </w:sdt>
          </w:ins>
          <w:sdt>
            <w:sdtPr>
              <w:id w:val="-1235292184"/>
              <w:tag w:val="goog_rdk_64"/>
            </w:sdtPr>
            <w:sdtContent>
              <w:ins w:author="Carolina Rossini" w:id="23" w:date="2026-01-14T02:39:22Z">
                <w:del w:author="Carolina Rossini" w:id="21" w:date="2026-01-14T02:39:38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  <w:rPrChange w:author="Carolina Rossini" w:id="22" w:date="2026-01-14T02:39:38Z">
                        <w:rPr>
                          <w:rFonts w:ascii="Times New Roman" w:cs="Times New Roman" w:eastAsia="Times New Roman" w:hAnsi="Times New Roman"/>
                        </w:rPr>
                      </w:rPrChange>
                    </w:rPr>
                    <w:delText xml:space="preserve">tendo </w:delText>
                  </w:r>
                </w:del>
              </w:ins>
            </w:sdtContent>
          </w:sdt>
          <w:ins w:author="Carolina Rossini" w:id="23" w:date="2026-01-14T02:39:22Z">
            <w:del w:author="Carolina Rossini" w:id="21" w:date="2026-01-14T02:39:38Z">
              <w:sdt>
                <w:sdtPr>
                  <w:id w:val="1216475775"/>
                  <w:tag w:val="goog_rdk_65"/>
                </w:sdtPr>
                <w:sdtContent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  <w:rPrChange w:author="Carolina Rossini" w:id="22" w:date="2026-01-14T02:39:38Z">
                        <w:rPr>
                          <w:rFonts w:ascii="Times New Roman" w:cs="Times New Roman" w:eastAsia="Times New Roman" w:hAnsi="Times New Roman"/>
                        </w:rPr>
                      </w:rPrChange>
                    </w:rPr>
                    <w:delText xml:space="preserve">atuado</w:delText>
                  </w:r>
                </w:sdtContent>
              </w:sdt>
              <w:sdt>
                <w:sdtPr>
                  <w:id w:val="-2084255387"/>
                  <w:tag w:val="goog_rdk_66"/>
                </w:sdtPr>
                <w:sdtContent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  <w:rPrChange w:author="Carolina Rossini" w:id="22" w:date="2026-01-14T02:39:38Z">
                        <w:rPr>
                          <w:rFonts w:ascii="Times New Roman" w:cs="Times New Roman" w:eastAsia="Times New Roman" w:hAnsi="Times New Roman"/>
                        </w:rPr>
                      </w:rPrChange>
                    </w:rPr>
                    <w:delText xml:space="preserve"> inclusive como </w:delText>
                  </w:r>
                </w:sdtContent>
              </w:sdt>
            </w:del>
          </w:ins>
        </w:sdtContent>
      </w:sdt>
      <w:sdt>
        <w:sdtPr>
          <w:id w:val="-1515061822"/>
          <w:tag w:val="goog_rdk_67"/>
        </w:sdtPr>
        <w:sdtContent>
          <w:del w:author="Carolina Rossini" w:id="21" w:date="2026-01-14T02:39:38Z"/>
          <w:sdt>
            <w:sdtPr>
              <w:id w:val="276856426"/>
              <w:tag w:val="goog_rdk_68"/>
            </w:sdtPr>
            <w:sdtContent>
              <w:del w:author="Carolina Rossini" w:id="21" w:date="2026-01-14T02:39:3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" w:date="2026-01-14T02:39:3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incluindo como</w:delText>
                </w:r>
              </w:del>
            </w:sdtContent>
          </w:sdt>
          <w:del w:author="Carolina Rossini" w:id="21" w:date="2026-01-14T02:39:38Z">
            <w:sdt>
              <w:sdtPr>
                <w:id w:val="409964436"/>
                <w:tag w:val="goog_rdk_6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" w:date="2026-01-14T02:39:3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 presidente de tribunais arbitrais.</w:delText>
                </w:r>
              </w:sdtContent>
            </w:sdt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Ela utiliza ampla experiência nas tradições do direito civil e </w:t>
      </w:r>
      <w:sdt>
        <w:sdtPr>
          <w:id w:val="1149598322"/>
          <w:tag w:val="goog_rdk_70"/>
        </w:sdtPr>
        <w:sdtContent>
          <w:ins w:author="Carolina Rossini" w:id="24" w:date="2026-01-14T02:43:10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 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law para conduzir os procedimentos de forma eficiente, justa e </w:t>
      </w:r>
      <w:sdt>
        <w:sdtPr>
          <w:id w:val="-980752517"/>
          <w:tag w:val="goog_rdk_71"/>
        </w:sdtPr>
        <w:sdtContent>
          <w:ins w:author="Carolina Rossini" w:id="25" w:date="2026-01-14T02:43:13Z"/>
          <w:sdt>
            <w:sdtPr>
              <w:id w:val="1360500702"/>
              <w:tag w:val="goog_rdk_72"/>
            </w:sdtPr>
            <w:sdtContent>
              <w:ins w:author="Carolina Rossini" w:id="25" w:date="2026-01-14T02:43:1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6" w:date="2026-01-14T02:43:13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t xml:space="preserve">rigorosa</w:t>
                </w:r>
              </w:ins>
            </w:sdtContent>
          </w:sdt>
          <w:ins w:author="Carolina Rossini" w:id="25" w:date="2026-01-14T02:43:13Z"/>
        </w:sdtContent>
      </w:sdt>
      <w:sdt>
        <w:sdtPr>
          <w:id w:val="-759767919"/>
          <w:tag w:val="goog_rdk_73"/>
        </w:sdtPr>
        <w:sdtContent>
          <w:del w:author="Carolina Rossini" w:id="25" w:date="2026-01-14T02:43:13Z"/>
          <w:sdt>
            <w:sdtPr>
              <w:id w:val="-1498647300"/>
              <w:tag w:val="goog_rdk_74"/>
            </w:sdtPr>
            <w:sdtContent>
              <w:del w:author="Carolina Rossini" w:id="25" w:date="2026-01-14T02:43:1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6" w:date="2026-01-14T02:43:13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com rigor processual</w:delText>
                </w:r>
              </w:del>
            </w:sdtContent>
          </w:sdt>
          <w:del w:author="Carolina Rossini" w:id="25" w:date="2026-01-14T02:43:13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 sob as regras da ICC, AAA, ICDR, LCIA, ICSID e UNCITRAL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Amplo conhecimento em procedimento arbitral, gestão de tribunal e redação de decisões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prática de casos informada por décadas como advogado principal em disputas complexas e de alto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Seus serviços de consultoria jurídica incluem: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Prevenção de litígios em estágio inicial e avaliação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Assessoria estratégica sobre estratégia arbitral e postura processual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e proteção de tratados de 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Estratégia pós-sentença e de execução em diversas jurisdições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Erica tem atuado em procedimentos arbitrais abrangendo diversas jurisdições, incluindo Argentina, Brasil, Canadá, Chile, Colômbia, Croácia, República Dominicana, Gana, Hungria, México, Peru, Filipinas e Estados Unidos.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 possui profundo conhecimento em uma ampla variedade de setores e disputas complexas, incluindo: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Contratos comerciais, tais como gestão hoteleira, distribuição, propriedade intelectual e matérias sob a Convenção sobre Contratos de Compra e Venda Internacional de Mercadorias (CISG)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Construção, concessões e infraestrutura, incluindo telecomunicações, geração de energia e rodovias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Governança corporativa e responsabilidade, fusões e aquisições (M&amp;A), disputas societárias, joint ventures e investimentos de capital de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Energia e recursos naturais, incluindo mineração, petróleo e gás, precificação de GNL, geração de eletricidade e energia nuclear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sdt>
        <w:sdtPr>
          <w:id w:val="-1937922620"/>
          <w:tag w:val="goog_rdk_76"/>
        </w:sdtPr>
        <w:sdtContent>
          <w:ins w:author="Carolina Rossini" w:id="27" w:date="2026-01-14T02:40:26Z"/>
          <w:sdt>
            <w:sdtPr>
              <w:id w:val="-867146929"/>
              <w:tag w:val="goog_rdk_77"/>
            </w:sdtPr>
            <w:sdtContent>
              <w:ins w:author="Carolina Rossini" w:id="27" w:date="2026-01-14T02:40:2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8" w:date="2026-01-14T02:40:26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Erica recebeu alto reconhecimento dos mais prestigiados diretórios jurídicos internacionais, </w:t>
                </w:r>
              </w:ins>
            </w:sdtContent>
          </w:sdt>
          <w:ins w:author="Carolina Rossini" w:id="27" w:date="2026-01-14T02:40:26Z"/>
        </w:sdtContent>
      </w:sdt>
      <w:sdt>
        <w:sdtPr>
          <w:id w:val="-1315616497"/>
          <w:tag w:val="goog_rdk_78"/>
        </w:sdtPr>
        <w:sdtContent>
          <w:del w:author="Carolina Rossini" w:id="27" w:date="2026-01-14T02:40:26Z"/>
          <w:sdt>
            <w:sdtPr>
              <w:id w:val="-22816782"/>
              <w:tag w:val="goog_rdk_79"/>
            </w:sdtPr>
            <w:sdtContent>
              <w:del w:author="Carolina Rossini" w:id="27" w:date="2026-01-14T02:40:2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8" w:date="2026-01-14T02:40:26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Erica recebeu reconhecimento de primeira linha dos principais diretórios jurídicos</w:delText>
                </w:r>
              </w:del>
            </w:sdtContent>
          </w:sdt>
          <w:del w:author="Carolina Rossini" w:id="27" w:date="2026-01-14T02:40:26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delText xml:space="preserve">,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incluindo Chambers &amp; Partners, The Legal 500, Lexology (anteriormente conhecido como Who's Who Legal), Latin Lawyer e Best Lawyers, e foi nomeada uma das 100 Melhores Advogadas da América Latina pela Latinvex.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sdt>
        <w:sdtPr>
          <w:id w:val="1185385865"/>
          <w:tag w:val="goog_rdk_81"/>
        </w:sdtPr>
        <w:sdtContent>
          <w:ins w:author="Carolina Rossini" w:id="29" w:date="2026-01-14T02:41:13Z"/>
          <w:sdt>
            <w:sdtPr>
              <w:id w:val="1509783789"/>
              <w:tag w:val="goog_rdk_82"/>
            </w:sdtPr>
            <w:sdtContent>
              <w:ins w:author="Carolina Rossini" w:id="29" w:date="2026-01-14T02:41:13Z">
                <w:r w:rsidDel="00000000" w:rsidR="00000000" w:rsidRPr="00000000">
                  <w:rPr>
                    <w:rtl w:val="0"/>
                    <w:rPrChange w:author="Carolina Rossini" w:id="30" w:date="2026-01-14T02:41:13Z">
                      <w:rPr/>
                    </w:rPrChange>
                  </w:rPr>
                  <w:t xml:space="preserve">Ela publica e atua regularmente como palestrante em conferências internacionais e fóruns profissionais sobre arbitragem comercial internacional, arbitragem entre investidores e Estados e estratégias de resolução de disputas, além de possuir experiência docente em instituições acadêmicas de excelência, como o </w:t>
                </w:r>
              </w:ins>
            </w:sdtContent>
          </w:sdt>
          <w:ins w:author="Carolina Rossini" w:id="29" w:date="2026-01-14T02:41:13Z">
            <w:sdt>
              <w:sdtPr>
                <w:id w:val="339162230"/>
                <w:tag w:val="goog_rdk_83"/>
              </w:sdtPr>
              <w:sdtContent>
                <w:r w:rsidDel="00000000" w:rsidR="00000000" w:rsidRPr="00000000">
                  <w:rPr>
                    <w:i w:val="1"/>
                    <w:iCs w:val="1"/>
                    <w:rtl w:val="0"/>
                    <w:rPrChange w:author="Carolina Rossini" w:id="30" w:date="2026-01-14T02:41:13Z">
                      <w:rPr/>
                    </w:rPrChange>
                  </w:rPr>
                  <w:t xml:space="preserve">Georgetown University</w:t>
                </w:r>
              </w:sdtContent>
            </w:sdt>
            <w:sdt>
              <w:sdtPr>
                <w:id w:val="1549297592"/>
                <w:tag w:val="goog_rdk_84"/>
              </w:sdtPr>
              <w:sdtContent>
                <w:r w:rsidDel="00000000" w:rsidR="00000000" w:rsidRPr="00000000">
                  <w:rPr>
                    <w:rtl w:val="0"/>
                    <w:rPrChange w:author="Carolina Rossini" w:id="30" w:date="2026-01-14T02:41:13Z">
                      <w:rPr/>
                    </w:rPrChange>
                  </w:rPr>
                  <w:t xml:space="preserve"> </w:t>
                </w:r>
              </w:sdtContent>
            </w:sdt>
            <w:sdt>
              <w:sdtPr>
                <w:id w:val="-506933643"/>
                <w:tag w:val="goog_rdk_85"/>
              </w:sdtPr>
              <w:sdtContent>
                <w:r w:rsidDel="00000000" w:rsidR="00000000" w:rsidRPr="00000000">
                  <w:rPr>
                    <w:i w:val="1"/>
                    <w:iCs w:val="1"/>
                    <w:rtl w:val="0"/>
                    <w:rPrChange w:author="Carolina Rossini" w:id="30" w:date="2026-01-14T02:41:13Z">
                      <w:rPr/>
                    </w:rPrChange>
                  </w:rPr>
                  <w:t xml:space="preserve">Law Center</w:t>
                </w:r>
              </w:sdtContent>
            </w:sdt>
            <w:sdt>
              <w:sdtPr>
                <w:id w:val="1418203855"/>
                <w:tag w:val="goog_rdk_86"/>
              </w:sdtPr>
              <w:sdtContent>
                <w:r w:rsidDel="00000000" w:rsidR="00000000" w:rsidRPr="00000000">
                  <w:rPr>
                    <w:rtl w:val="0"/>
                    <w:rPrChange w:author="Carolina Rossini" w:id="30" w:date="2026-01-14T02:41:13Z">
                      <w:rPr/>
                    </w:rPrChange>
                  </w:rPr>
                  <w:t xml:space="preserve"> e a </w:t>
                </w:r>
              </w:sdtContent>
            </w:sdt>
            <w:sdt>
              <w:sdtPr>
                <w:id w:val="-1662107113"/>
                <w:tag w:val="goog_rdk_87"/>
              </w:sdtPr>
              <w:sdtContent>
                <w:r w:rsidDel="00000000" w:rsidR="00000000" w:rsidRPr="00000000">
                  <w:rPr>
                    <w:i w:val="1"/>
                    <w:iCs w:val="1"/>
                    <w:rtl w:val="0"/>
                    <w:rPrChange w:author="Carolina Rossini" w:id="30" w:date="2026-01-14T02:41:13Z">
                      <w:rPr/>
                    </w:rPrChange>
                  </w:rPr>
                  <w:t xml:space="preserve">University of Miami</w:t>
                </w:r>
              </w:sdtContent>
            </w:sdt>
            <w:sdt>
              <w:sdtPr>
                <w:id w:val="-662529027"/>
                <w:tag w:val="goog_rdk_88"/>
              </w:sdtPr>
              <w:sdtContent>
                <w:r w:rsidDel="00000000" w:rsidR="00000000" w:rsidRPr="00000000">
                  <w:rPr>
                    <w:rtl w:val="0"/>
                    <w:rPrChange w:author="Carolina Rossini" w:id="30" w:date="2026-01-14T02:41:13Z">
                      <w:rPr/>
                    </w:rPrChange>
                  </w:rPr>
                  <w:t xml:space="preserve">.</w:t>
                </w:r>
              </w:sdtContent>
            </w:sdt>
          </w:ins>
        </w:sdtContent>
      </w:sdt>
      <w:sdt>
        <w:sdtPr>
          <w:id w:val="1509710256"/>
          <w:tag w:val="goog_rdk_89"/>
        </w:sdtPr>
        <w:sdtContent>
          <w:del w:author="Carolina Rossini" w:id="29" w:date="2026-01-14T02:41:13Z"/>
          <w:sdt>
            <w:sdtPr>
              <w:id w:val="359161972"/>
              <w:tag w:val="goog_rdk_90"/>
            </w:sdtPr>
            <w:sdtContent>
              <w:del w:author="Carolina Rossini" w:id="29" w:date="2026-01-14T02:41:13Z">
                <w:r w:rsidDel="00000000" w:rsidR="00000000" w:rsidRPr="00000000">
                  <w:rPr>
                    <w:rtl w:val="0"/>
                    <w:rPrChange w:author="Carolina Rossini" w:id="30" w:date="2026-01-14T02:41:13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Ela publica regularmente e fala sobre arbitragem comercial internacional, arbitragem entre investidores e Estados, e estratégia de resolução de disputas em conferências internacionais e fóruns profissionais, além de possuir experiência docente em instituições acadêmicas de destaque, como o Georgetown University Law Center e a University of Miami.</w:delText>
                </w:r>
              </w:del>
            </w:sdtContent>
          </w:sdt>
          <w:del w:author="Carolina Rossini" w:id="29" w:date="2026-01-14T02:41:13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id w:val="-854548471"/>
          <w:tag w:val="goog_rdk_92"/>
        </w:sdtPr>
        <w:sdtContent>
          <w:ins w:author="Carolina Rossini" w:id="31" w:date="2026-01-14T02:42:34Z"/>
          <w:sdt>
            <w:sdtPr>
              <w:id w:val="1003449727"/>
              <w:tag w:val="goog_rdk_93"/>
            </w:sdtPr>
            <w:sdtContent>
              <w:ins w:author="Carolina Rossini" w:id="31" w:date="2026-01-14T02:42:3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32" w:date="2026-01-14T02:42:34Z">
                      <w:rPr/>
                    </w:rPrChange>
                  </w:rPr>
                  <w:t xml:space="preserve">Antes de fundar sua própria prática, Erica construiu uma carreira de 25 anos em escritórios de advocacia líderes de mercado. Iniciou sua trajetória profissional como litigante no Brasil, transferiu-se para os Estados Unidos em 2006 e atuou por quase duas décadas em grandes escritórios internacionais, incluindo cerca de dez anos como sócia em equipes de arbitragem internacional de reconhecimento global.</w:t>
                </w:r>
              </w:ins>
            </w:sdtContent>
          </w:sdt>
          <w:ins w:author="Carolina Rossini" w:id="31" w:date="2026-01-14T02:42:34Z"/>
        </w:sdtContent>
      </w:sdt>
      <w:sdt>
        <w:sdtPr>
          <w:id w:val="889561293"/>
          <w:tag w:val="goog_rdk_94"/>
        </w:sdtPr>
        <w:sdtContent>
          <w:del w:author="Carolina Rossini" w:id="31" w:date="2026-01-14T02:42:34Z"/>
          <w:sdt>
            <w:sdtPr>
              <w:id w:val="930349411"/>
              <w:tag w:val="goog_rdk_95"/>
            </w:sdtPr>
            <w:sdtContent>
              <w:del w:author="Carolina Rossini" w:id="31" w:date="2026-01-14T02:42:3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32" w:date="2026-01-14T02:42:34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Antes de fundar sua própria prática, Erica construiu uma carreira de 25 anos em escritórios de advocacia líderes de mercado. Ela iniciou sua carreira como litigante no Brasil, mudou-se para os Estados Unidos em 2006 e passou quase 20 anos em grandes escritórios, incluindo quase uma década como sócia em equipes de arbitragem internacional reconhecidas globalmente.</w:delText>
                </w:r>
              </w:del>
            </w:sdtContent>
          </w:sdt>
          <w:del w:author="Carolina Rossini" w:id="31" w:date="2026-01-14T02:42:34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 está habilitada para exercer a advocacia em Washington, D.C.</w:t>
      </w:r>
      <w:sdt>
        <w:sdtPr>
          <w:id w:val="-109046075"/>
          <w:tag w:val="goog_rdk_96"/>
        </w:sdtPr>
        <w:sdtContent>
          <w:ins w:author="Carolina Rossini" w:id="33" w:date="2026-01-14T02:42:46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</w:t>
            </w:r>
          </w:ins>
        </w:sdtContent>
      </w:sdt>
      <w:sdt>
        <w:sdtPr>
          <w:id w:val="-674354530"/>
          <w:tag w:val="goog_rdk_97"/>
        </w:sdtPr>
        <w:sdtContent>
          <w:del w:author="Carolina Rossini" w:id="33" w:date="2026-01-14T02:42:46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delText xml:space="preserve">,</w:delText>
            </w:r>
          </w:del>
        </w:sdtContent>
      </w:sdt>
      <w:sdt>
        <w:sdtPr>
          <w:id w:val="-643180888"/>
          <w:tag w:val="goog_rdk_98"/>
        </w:sdtPr>
        <w:sdtContent>
          <w:ins w:author="Carolina Rossini" w:id="33" w:date="2026-01-14T02:42:46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em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Nova York</w:t>
      </w:r>
      <w:sdt>
        <w:sdtPr>
          <w:id w:val="-1813838334"/>
          <w:tag w:val="goog_rdk_99"/>
        </w:sdtPr>
        <w:sdtContent>
          <w:ins w:author="Carolina Rossini" w:id="34" w:date="2026-01-14T02:42:58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sdt>
        <w:sdtPr>
          <w:id w:val="275517816"/>
          <w:tag w:val="goog_rdk_100"/>
        </w:sdtPr>
        <w:sdtContent>
          <w:ins w:author="Carolina Rossini" w:id="35" w:date="2026-01-14T02:42:49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nos Estados Unidos, 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</w:t>
      </w:r>
      <w:sdt>
        <w:sdtPr>
          <w:id w:val="-445645820"/>
          <w:tag w:val="goog_rdk_101"/>
        </w:sdtPr>
        <w:sdtContent>
          <w:ins w:author="Carolina Rossini" w:id="36" w:date="2026-01-14T02:42:55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Brasil, e trabalha fluentemente em inglês, espanhol e português.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Franzetti Arbitration PLLC, Washington,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Fundadora e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Jan. 2026 –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King &amp; Spalding LLP, Washington, DC e Miami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Set. 2021 – Dez.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Dechert LLP, Washington,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Sócia / Conselheira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Set. 2015 – Set.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Weil, Gotshal &amp; Manges LLP, Washington,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Jul. 2012 – Set.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Crowell &amp; Moring LLP, Washington,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Set. 2008 – Jul.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Wald &amp; Advogados Associados, São Paulo,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Jul. 2001 – Set.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Dinamarco &amp; Rossi Advocacia, São Paulo,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Associada / Estagiária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Jul. 1997 – Jul. 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LL.M., Georgetown University Law Center (Alta Honra, Lista do Reitor),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Especialização em Direito Empresarial e Econômico, Fundação Getúlio Vargas,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Bacharel em Direito, Faculdade de Direito da Universidade de São Paulo,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EXPERIÊNCIA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Universidade de Miami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Professora Adjunta, Arbitragem Internacional no Setor de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2024-2025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Centro de Direito da Universidade de Georgetown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Professora Adjunta, Resolução de Disputas entre Investidores e Estados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2017-2022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INSCRIÇÕES NA ORDEM DOS ADVOGADOS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Distrito de Columbia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IDIOMAS</w:t>
      </w:r>
      <w:r w:rsidDel="00000000" w:rsidR="00000000" w:rsidRPr="00000000">
        <w:rPr>
          <w:rtl w:val="0"/>
        </w:rPr>
      </w:r>
    </w:p>
    <w:sdt>
      <w:sdtPr>
        <w:id w:val="-1272302169"/>
        <w:tag w:val="goog_rdk_103"/>
      </w:sdtPr>
      <w:sdtContent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ins w:author="Erica  Franzetti" w:id="37" w:date="2026-01-13T20:16:00Z"/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Inglês</w:t>
          </w:r>
          <w:sdt>
            <w:sdtPr>
              <w:id w:val="-158489703"/>
              <w:tag w:val="goog_rdk_102"/>
            </w:sdtPr>
            <w:sdtContent>
              <w:ins w:author="Erica  Franzetti" w:id="37" w:date="2026-01-13T20:16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269264109"/>
        <w:tag w:val="goog_rdk_105"/>
      </w:sdtPr>
      <w:sdtContent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ins w:author="Erica  Franzetti" w:id="38" w:date="2026-01-13T20:16:00Z"/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Espanhol</w:t>
          </w:r>
          <w:sdt>
            <w:sdtPr>
              <w:id w:val="-218591009"/>
              <w:tag w:val="goog_rdk_104"/>
            </w:sdtPr>
            <w:sdtContent>
              <w:ins w:author="Erica  Franzetti" w:id="38" w:date="2026-01-13T20:16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62569317"/>
        <w:tag w:val="goog_rdk_107"/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76" w:lineRule="auto"/>
            <w:ind w:left="360" w:right="0" w:hanging="36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Erica  Franzetti" w:id="40" w:date="2026-01-13T20:15:00Z">
                <w:rPr/>
              </w:rPrChange>
            </w:rPr>
            <w:pPrChange w:author="Erica  Franzetti" w:id="0" w:date="2026-01-13T20:15:00Z">
              <w:pPr>
                <w:spacing w:after="120" w:lineRule="auto"/>
              </w:pPr>
            </w:pPrChange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Português</w:t>
          </w:r>
          <w:sdt>
            <w:sdtPr>
              <w:id w:val="1731719423"/>
              <w:tag w:val="goog_rdk_10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45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ASSOCIAÇÕES PROFISSIONAIS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de Árbitros do Centro Internacional para Resolução de Disputas (ICDR)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de Árbitros da American Arbitration Association (AAA)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de Árbitros do Centro Internacional de Arbitragem de Hong Kong (HKIAC)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de Árbitros da Câmara de Comércio Brasil-Canadá (CAM-CCBC)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de Árbitros da Câmara do Mercado de Capitais da B3 S.A – Brasil, Bolsa, Balcão (CAM)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Comitê de Arbitragem e Mediação da Câmara Internacional de Comércio (ICC)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Associação Internacional de Advogados – Seção de Resolução de Disputas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Mulheres na Arbitragem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Comitê Brasileiro de Arbitragem (CBAR)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Sociedade Internacional de Arbitragem de Miami (MIAS)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Experiência comprovado em diversos setores e tipos de litígios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As questões descritas abaixo refletem a experiência adquirida em cargos anteriores em escritórios de advocacia internacionais de destaque.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Contratos Comerciais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Como Árbitr</w:t>
      </w:r>
      <w:sdt>
        <w:sdtPr>
          <w:id w:val="-1153284909"/>
          <w:tag w:val="goog_rdk_108"/>
        </w:sdtPr>
        <w:sdtContent>
          <w:ins w:author="Carolina Rossini" w:id="41" w:date="2026-01-14T02:58:0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</w:t>
            </w:r>
          </w:ins>
        </w:sdtContent>
      </w:sdt>
      <w:sdt>
        <w:sdtPr>
          <w:id w:val="-382613840"/>
          <w:tag w:val="goog_rdk_109"/>
        </w:sdtPr>
        <w:sdtContent>
          <w:del w:author="Carolina Rossini" w:id="41" w:date="2026-01-14T02:58:0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286249730"/>
          <w:tag w:val="goog_rdk_111"/>
        </w:sdtPr>
        <w:sdtContent>
          <w:ins w:author="Carolina Rossini" w:id="42" w:date="2026-01-14T02:58:11Z"/>
          <w:sdt>
            <w:sdtPr>
              <w:id w:val="-505996486"/>
              <w:tag w:val="goog_rdk_112"/>
            </w:sdtPr>
            <w:sdtContent>
              <w:ins w:author="Carolina Rossini" w:id="42" w:date="2026-01-14T02:58:1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43" w:date="2026-01-14T02:58:11Z">
                      <w:rPr/>
                    </w:rPrChange>
                  </w:rPr>
                  <w:t xml:space="preserve">Coárbitr</w:t>
                </w:r>
              </w:ins>
            </w:sdtContent>
          </w:sdt>
          <w:ins w:author="Carolina Rossini" w:id="42" w:date="2026-01-14T02:58:11Z">
            <w:sdt>
              <w:sdtPr>
                <w:id w:val="274304270"/>
                <w:tag w:val="goog_rdk_11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43" w:date="2026-01-14T02:58:11Z">
                      <w:rPr/>
                    </w:rPrChange>
                  </w:rPr>
                  <w:t xml:space="preserve">a</w:t>
                </w:r>
              </w:sdtContent>
            </w:sdt>
          </w:ins>
        </w:sdtContent>
      </w:sdt>
      <w:sdt>
        <w:sdtPr>
          <w:id w:val="-1626441416"/>
          <w:tag w:val="goog_rdk_114"/>
        </w:sdtPr>
        <w:sdtContent>
          <w:del w:author="Carolina Rossini" w:id="42" w:date="2026-01-14T02:58:11Z"/>
          <w:sdt>
            <w:sdtPr>
              <w:id w:val="-531379300"/>
              <w:tag w:val="goog_rdk_115"/>
            </w:sdtPr>
            <w:sdtContent>
              <w:del w:author="Carolina Rossini" w:id="42" w:date="2026-01-14T02:58:11Z"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43" w:date="2026-01-14T02:58:1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Co</w:delText>
                </w:r>
              </w:del>
            </w:sdtContent>
          </w:sdt>
          <w:del w:author="Carolina Rossini" w:id="42" w:date="2026-01-14T02:58:11Z"/>
        </w:sdtContent>
      </w:sdt>
      <w:sdt>
        <w:sdtPr>
          <w:id w:val="-1904822727"/>
          <w:tag w:val="goog_rdk_116"/>
        </w:sdtPr>
        <w:sdtContent>
          <w:ins w:author="Carolina Rossini" w:id="44" w:date="2026-01-14T02:58:09Z">
            <w:sdt>
              <w:sdtPr>
                <w:id w:val="2111409530"/>
                <w:tag w:val="goog_rdk_117"/>
              </w:sdtPr>
              <w:sdtContent>
                <w:del w:author="Carolina Rossini" w:id="42" w:date="2026-01-14T02:58:11Z"/>
              </w:sdtContent>
            </w:sdt>
          </w:ins>
          <w:sdt>
            <w:sdtPr>
              <w:id w:val="2138620705"/>
              <w:tag w:val="goog_rdk_118"/>
            </w:sdtPr>
            <w:sdtContent>
              <w:ins w:author="Carolina Rossini" w:id="44" w:date="2026-01-14T02:58:09Z">
                <w:del w:author="Carolina Rossini" w:id="42" w:date="2026-01-14T02:58:11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37333"/>
                      <w:rtl w:val="0"/>
                      <w:rPrChange w:author="Carolina Rossini" w:id="43" w:date="2026-01-14T02:58:11Z">
                        <w:rPr>
                          <w:rFonts w:ascii="Times New Roman" w:cs="Times New Roman" w:eastAsia="Times New Roman" w:hAnsi="Times New Roman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rPrChange>
                    </w:rPr>
                    <w:delText xml:space="preserve">-</w:delText>
                  </w:r>
                </w:del>
              </w:ins>
            </w:sdtContent>
          </w:sdt>
          <w:ins w:author="Carolina Rossini" w:id="44" w:date="2026-01-14T02:58:09Z">
            <w:del w:author="Carolina Rossini" w:id="42" w:date="2026-01-14T02:58:11Z"/>
          </w:ins>
        </w:sdtContent>
      </w:sdt>
      <w:sdt>
        <w:sdtPr>
          <w:id w:val="2130378275"/>
          <w:tag w:val="goog_rdk_119"/>
        </w:sdtPr>
        <w:sdtContent>
          <w:del w:author="Carolina Rossini" w:id="42" w:date="2026-01-14T02:58:11Z"/>
          <w:sdt>
            <w:sdtPr>
              <w:id w:val="1482289382"/>
              <w:tag w:val="goog_rdk_120"/>
            </w:sdtPr>
            <w:sdtContent>
              <w:del w:author="Carolina Rossini" w:id="42" w:date="2026-01-14T02:58:11Z"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43" w:date="2026-01-14T02:58:1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árbitr</w:delText>
                </w:r>
              </w:del>
            </w:sdtContent>
          </w:sdt>
          <w:del w:author="Carolina Rossini" w:id="42" w:date="2026-01-14T02:58:11Z"/>
        </w:sdtContent>
      </w:sdt>
      <w:sdt>
        <w:sdtPr>
          <w:id w:val="369019287"/>
          <w:tag w:val="goog_rdk_121"/>
        </w:sdtPr>
        <w:sdtContent>
          <w:ins w:author="Carolina Rossini" w:id="42" w:date="2026-01-14T02:58:11Z">
            <w:sdt>
              <w:sdtPr>
                <w:id w:val="-861898712"/>
                <w:tag w:val="goog_rdk_122"/>
              </w:sdtPr>
              <w:sdtContent>
                <w:del w:author="Carolina Rossini" w:id="42" w:date="2026-01-14T02:58:11Z"/>
              </w:sdtContent>
            </w:sdt>
          </w:ins>
          <w:sdt>
            <w:sdtPr>
              <w:id w:val="-1217353275"/>
              <w:tag w:val="goog_rdk_123"/>
            </w:sdtPr>
            <w:sdtContent>
              <w:ins w:author="Carolina Rossini" w:id="42" w:date="2026-01-14T02:58:11Z">
                <w:del w:author="Carolina Rossini" w:id="42" w:date="2026-01-14T02:58:11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37333"/>
                      <w:rtl w:val="0"/>
                      <w:rPrChange w:author="Carolina Rossini" w:id="43" w:date="2026-01-14T02:58:11Z">
                        <w:rPr>
                          <w:rFonts w:ascii="Times New Roman" w:cs="Times New Roman" w:eastAsia="Times New Roman" w:hAnsi="Times New Roman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rPrChange>
                    </w:rPr>
                    <w:delText xml:space="preserve">a</w:delText>
                  </w:r>
                </w:del>
              </w:ins>
            </w:sdtContent>
          </w:sdt>
          <w:ins w:author="Carolina Rossini" w:id="42" w:date="2026-01-14T02:58:11Z">
            <w:del w:author="Carolina Rossini" w:id="42" w:date="2026-01-14T02:58:11Z"/>
          </w:ins>
        </w:sdtContent>
      </w:sdt>
      <w:sdt>
        <w:sdtPr>
          <w:id w:val="-805191409"/>
          <w:tag w:val="goog_rdk_124"/>
        </w:sdtPr>
        <w:sdtContent>
          <w:del w:author="Carolina Rossini" w:id="42" w:date="2026-01-14T02:58:11Z"/>
          <w:sdt>
            <w:sdtPr>
              <w:id w:val="-1909306431"/>
              <w:tag w:val="goog_rdk_125"/>
            </w:sdtPr>
            <w:sdtContent>
              <w:del w:author="Carolina Rossini" w:id="42" w:date="2026-01-14T02:58:1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43" w:date="2026-01-14T02:58:1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o</w:delText>
                </w:r>
              </w:del>
            </w:sdtContent>
          </w:sdt>
          <w:del w:author="Carolina Rossini" w:id="42" w:date="2026-01-14T02:58:11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arbitragem do ICDR entre duas empresas multinacionais</w:t>
      </w:r>
      <w:sdt>
        <w:sdtPr>
          <w:id w:val="2010002032"/>
          <w:tag w:val="goog_rdk_126"/>
        </w:sdtPr>
        <w:sdtContent>
          <w:ins w:author="Carolina Rossini" w:id="45" w:date="2026-01-14T02:43:3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relativa à compra de equipamentos de carregamento para veículos elétricos</w:t>
      </w:r>
      <w:sdt>
        <w:sdtPr>
          <w:id w:val="-1070467917"/>
          <w:tag w:val="goog_rdk_127"/>
        </w:sdtPr>
        <w:sdtContent>
          <w:ins w:author="Carolina Rossini" w:id="46" w:date="2026-01-14T02:43:38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regida pelas leis do Estado de Delaware.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Árbitr</w:t>
      </w:r>
      <w:sdt>
        <w:sdtPr>
          <w:id w:val="1103528887"/>
          <w:tag w:val="goog_rdk_128"/>
        </w:sdtPr>
        <w:sdtContent>
          <w:ins w:author="Carolina Rossini" w:id="47" w:date="2026-01-14T02:58:44Z"/>
          <w:sdt>
            <w:sdtPr>
              <w:id w:val="-2101573761"/>
              <w:tag w:val="goog_rdk_129"/>
            </w:sdtPr>
            <w:sdtContent>
              <w:ins w:author="Carolina Rossini" w:id="47" w:date="2026-01-14T02:58:4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48" w:date="2026-01-14T02:58:44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47" w:date="2026-01-14T02:58:44Z"/>
        </w:sdtContent>
      </w:sdt>
      <w:sdt>
        <w:sdtPr>
          <w:id w:val="1803739141"/>
          <w:tag w:val="goog_rdk_130"/>
        </w:sdtPr>
        <w:sdtContent>
          <w:del w:author="Carolina Rossini" w:id="47" w:date="2026-01-14T02:58:44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únic</w:t>
      </w:r>
      <w:sdt>
        <w:sdtPr>
          <w:id w:val="1150735061"/>
          <w:tag w:val="goog_rdk_131"/>
        </w:sdtPr>
        <w:sdtContent>
          <w:ins w:author="Carolina Rossini" w:id="49" w:date="2026-01-14T02:58:47Z"/>
          <w:sdt>
            <w:sdtPr>
              <w:id w:val="1498699790"/>
              <w:tag w:val="goog_rdk_132"/>
            </w:sdtPr>
            <w:sdtContent>
              <w:ins w:author="Carolina Rossini" w:id="49" w:date="2026-01-14T02:58:4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50" w:date="2026-01-14T02:58:47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49" w:date="2026-01-14T02:58:47Z"/>
        </w:sdtContent>
      </w:sdt>
      <w:sdt>
        <w:sdtPr>
          <w:id w:val="275007493"/>
          <w:tag w:val="goog_rdk_133"/>
        </w:sdtPr>
        <w:sdtContent>
          <w:del w:author="Carolina Rossini" w:id="49" w:date="2026-01-14T02:58:47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arbitragem do ICDR entre uma empresa americana e uma empresa tailandesa</w:t>
      </w:r>
      <w:sdt>
        <w:sdtPr>
          <w:id w:val="-217225511"/>
          <w:tag w:val="goog_rdk_134"/>
        </w:sdtPr>
        <w:sdtContent>
          <w:ins w:author="Carolina Rossini" w:id="51" w:date="2026-01-14T02:43:45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envolvendo um contrato de distribuição regido pelas leis do Estado de Maryland.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353092955"/>
          <w:tag w:val="goog_rdk_136"/>
        </w:sdtPr>
        <w:sdtContent>
          <w:ins w:author="Carolina Rossini" w:id="52" w:date="2026-01-14T02:58:28Z"/>
          <w:sdt>
            <w:sdtPr>
              <w:id w:val="-1681181684"/>
              <w:tag w:val="goog_rdk_137"/>
            </w:sdtPr>
            <w:sdtContent>
              <w:ins w:author="Carolina Rossini" w:id="52" w:date="2026-01-14T02:58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53" w:date="2026-01-14T02:58:28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Coárbitr</w:t>
                </w:r>
              </w:ins>
            </w:sdtContent>
          </w:sdt>
          <w:ins w:author="Carolina Rossini" w:id="52" w:date="2026-01-14T02:58:28Z">
            <w:sdt>
              <w:sdtPr>
                <w:id w:val="1283479572"/>
                <w:tag w:val="goog_rdk_13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53" w:date="2026-01-14T02:58:28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sdtContent>
            </w:sdt>
          </w:ins>
        </w:sdtContent>
      </w:sdt>
      <w:sdt>
        <w:sdtPr>
          <w:id w:val="-188184259"/>
          <w:tag w:val="goog_rdk_139"/>
        </w:sdtPr>
        <w:sdtContent>
          <w:del w:author="Carolina Rossini" w:id="52" w:date="2026-01-14T02:58:28Z"/>
          <w:sdt>
            <w:sdtPr>
              <w:id w:val="1431577965"/>
              <w:tag w:val="goog_rdk_140"/>
            </w:sdtPr>
            <w:sdtContent>
              <w:del w:author="Carolina Rossini" w:id="52" w:date="2026-01-14T02:58:28Z"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53" w:date="2026-01-14T02:58:28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Coárbitro</w:delText>
                </w:r>
              </w:del>
            </w:sdtContent>
          </w:sdt>
          <w:del w:author="Carolina Rossini" w:id="52" w:date="2026-01-14T02:58:28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arbitragem do ICDR entre um produtor de alimentos dos Estados Unidos e uma empresa peruana relativa a um contrato de fornecimento regido pela legislação peruana.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426475252"/>
          <w:tag w:val="goog_rdk_142"/>
        </w:sdtPr>
        <w:sdtContent>
          <w:ins w:author="Carolina Rossini" w:id="54" w:date="2026-01-14T02:58:31Z"/>
          <w:sdt>
            <w:sdtPr>
              <w:id w:val="-1188601651"/>
              <w:tag w:val="goog_rdk_143"/>
            </w:sdtPr>
            <w:sdtContent>
              <w:ins w:author="Carolina Rossini" w:id="54" w:date="2026-01-14T02:58:3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55" w:date="2026-01-14T02:58:31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Coárbitr</w:t>
                </w:r>
              </w:ins>
            </w:sdtContent>
          </w:sdt>
          <w:ins w:author="Carolina Rossini" w:id="54" w:date="2026-01-14T02:58:31Z">
            <w:sdt>
              <w:sdtPr>
                <w:id w:val="-1757458244"/>
                <w:tag w:val="goog_rdk_14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55" w:date="2026-01-14T02:58:31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sdtContent>
            </w:sdt>
          </w:ins>
        </w:sdtContent>
      </w:sdt>
      <w:sdt>
        <w:sdtPr>
          <w:id w:val="1431131939"/>
          <w:tag w:val="goog_rdk_145"/>
        </w:sdtPr>
        <w:sdtContent>
          <w:del w:author="Carolina Rossini" w:id="54" w:date="2026-01-14T02:58:31Z"/>
          <w:sdt>
            <w:sdtPr>
              <w:id w:val="-76625055"/>
              <w:tag w:val="goog_rdk_146"/>
            </w:sdtPr>
            <w:sdtContent>
              <w:del w:author="Carolina Rossini" w:id="54" w:date="2026-01-14T02:58:31Z"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55" w:date="2026-01-14T02:58:3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Coárbitro</w:delText>
                </w:r>
              </w:del>
            </w:sdtContent>
          </w:sdt>
          <w:del w:author="Carolina Rossini" w:id="54" w:date="2026-01-14T02:58:31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arbitragem do ICDR entre uma empresa mexicana e uma americana</w:t>
      </w:r>
      <w:sdt>
        <w:sdtPr>
          <w:id w:val="-179204904"/>
          <w:tag w:val="goog_rdk_147"/>
        </w:sdtPr>
        <w:sdtContent>
          <w:ins w:author="Carolina Rossini" w:id="56" w:date="2026-01-14T02:43:5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relativa à venda de equipamento para campo petrolífero regida pelas leis do Estado do Texas.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Presidente de um tribunal arbitral em uma arbitragem da CAM entre uma empresa brasileira e uma empresa norte-americana</w:t>
      </w:r>
      <w:sdt>
        <w:sdtPr>
          <w:id w:val="66722746"/>
          <w:tag w:val="goog_rdk_148"/>
        </w:sdtPr>
        <w:sdtContent>
          <w:ins w:author="Carolina Rossini" w:id="57" w:date="2026-01-14T02:43:53Z"/>
          <w:sdt>
            <w:sdtPr>
              <w:id w:val="16285256"/>
              <w:tag w:val="goog_rdk_149"/>
            </w:sdtPr>
            <w:sdtContent>
              <w:ins w:author="Carolina Rossini" w:id="57" w:date="2026-01-14T02:43:5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58" w:date="2026-01-14T02:43:53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,</w:t>
                </w:r>
              </w:ins>
            </w:sdtContent>
          </w:sdt>
          <w:ins w:author="Carolina Rossini" w:id="57" w:date="2026-01-14T02:43:53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relativa ao descumprimento de um contrato de distribuição regido pelas leis do Estado da Flórida (CAM).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523604390"/>
          <w:tag w:val="goog_rdk_151"/>
        </w:sdtPr>
        <w:sdtContent>
          <w:ins w:author="Carolina Rossini" w:id="59" w:date="2026-01-14T02:58:33Z"/>
          <w:sdt>
            <w:sdtPr>
              <w:id w:val="175248396"/>
              <w:tag w:val="goog_rdk_152"/>
            </w:sdtPr>
            <w:sdtContent>
              <w:ins w:author="Carolina Rossini" w:id="59" w:date="2026-01-14T02:58:3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60" w:date="2026-01-14T02:58:33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Coárbitr</w:t>
                </w:r>
              </w:ins>
            </w:sdtContent>
          </w:sdt>
          <w:ins w:author="Carolina Rossini" w:id="59" w:date="2026-01-14T02:58:33Z">
            <w:sdt>
              <w:sdtPr>
                <w:id w:val="-972381607"/>
                <w:tag w:val="goog_rdk_15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60" w:date="2026-01-14T02:58:33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sdtContent>
            </w:sdt>
          </w:ins>
        </w:sdtContent>
      </w:sdt>
      <w:sdt>
        <w:sdtPr>
          <w:id w:val="-2054620881"/>
          <w:tag w:val="goog_rdk_154"/>
        </w:sdtPr>
        <w:sdtContent>
          <w:del w:author="Carolina Rossini" w:id="59" w:date="2026-01-14T02:58:33Z"/>
          <w:sdt>
            <w:sdtPr>
              <w:id w:val="237186450"/>
              <w:tag w:val="goog_rdk_155"/>
            </w:sdtPr>
            <w:sdtContent>
              <w:del w:author="Carolina Rossini" w:id="59" w:date="2026-01-14T02:58:33Z"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60" w:date="2026-01-14T02:58:33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Coárbitro</w:delText>
                </w:r>
              </w:del>
            </w:sdtContent>
          </w:sdt>
          <w:del w:author="Carolina Rossini" w:id="59" w:date="2026-01-14T02:58:33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arbitragem do ICDR entre uma empresa suíça e uma americana relativa à violação de um contrato de venda regido pelas leis do Estado da Flórida.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Árbitr</w:t>
      </w:r>
      <w:sdt>
        <w:sdtPr>
          <w:id w:val="-491452994"/>
          <w:tag w:val="goog_rdk_156"/>
        </w:sdtPr>
        <w:sdtContent>
          <w:ins w:author="Carolina Rossini" w:id="61" w:date="2026-01-14T02:58:36Z"/>
          <w:sdt>
            <w:sdtPr>
              <w:id w:val="1594744833"/>
              <w:tag w:val="goog_rdk_157"/>
            </w:sdtPr>
            <w:sdtContent>
              <w:ins w:author="Carolina Rossini" w:id="61" w:date="2026-01-14T02:58:3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62" w:date="2026-01-14T02:58:36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61" w:date="2026-01-14T02:58:36Z"/>
        </w:sdtContent>
      </w:sdt>
      <w:sdt>
        <w:sdtPr>
          <w:id w:val="1465406702"/>
          <w:tag w:val="goog_rdk_158"/>
        </w:sdtPr>
        <w:sdtContent>
          <w:del w:author="Carolina Rossini" w:id="61" w:date="2026-01-14T02:58:36Z"/>
          <w:sdt>
            <w:sdtPr>
              <w:id w:val="210914582"/>
              <w:tag w:val="goog_rdk_159"/>
            </w:sdtPr>
            <w:sdtContent>
              <w:del w:author="Carolina Rossini" w:id="61" w:date="2026-01-14T02:58:3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62" w:date="2026-01-14T02:58:36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o</w:delText>
                </w:r>
              </w:del>
            </w:sdtContent>
          </w:sdt>
          <w:del w:author="Carolina Rossini" w:id="61" w:date="2026-01-14T02:58:36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únic</w:t>
      </w:r>
      <w:sdt>
        <w:sdtPr>
          <w:id w:val="-1109342496"/>
          <w:tag w:val="goog_rdk_160"/>
        </w:sdtPr>
        <w:sdtContent>
          <w:ins w:author="Carolina Rossini" w:id="63" w:date="2026-01-14T02:58:52Z"/>
          <w:sdt>
            <w:sdtPr>
              <w:id w:val="1074725347"/>
              <w:tag w:val="goog_rdk_161"/>
            </w:sdtPr>
            <w:sdtContent>
              <w:ins w:author="Carolina Rossini" w:id="63" w:date="2026-01-14T02:58:5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64" w:date="2026-01-14T02:58:5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63" w:date="2026-01-14T02:58:52Z"/>
        </w:sdtContent>
      </w:sdt>
      <w:sdt>
        <w:sdtPr>
          <w:id w:val="-917764948"/>
          <w:tag w:val="goog_rdk_162"/>
        </w:sdtPr>
        <w:sdtContent>
          <w:del w:author="Carolina Rossini" w:id="63" w:date="2026-01-14T02:58:5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várias arbitragens sob as Regras Comerciais da AAA envolvendo reivindicações por quebra de contrato na indústria hoteleira.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Árbitr</w:t>
      </w:r>
      <w:sdt>
        <w:sdtPr>
          <w:id w:val="190076950"/>
          <w:tag w:val="goog_rdk_163"/>
        </w:sdtPr>
        <w:sdtContent>
          <w:ins w:author="Carolina Rossini" w:id="65" w:date="2026-01-14T02:58:41Z"/>
          <w:sdt>
            <w:sdtPr>
              <w:id w:val="-225438135"/>
              <w:tag w:val="goog_rdk_164"/>
            </w:sdtPr>
            <w:sdtContent>
              <w:ins w:author="Carolina Rossini" w:id="65" w:date="2026-01-14T02:58:4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66" w:date="2026-01-14T02:58:4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65" w:date="2026-01-14T02:58:41Z"/>
        </w:sdtContent>
      </w:sdt>
      <w:sdt>
        <w:sdtPr>
          <w:id w:val="-1075777784"/>
          <w:tag w:val="goog_rdk_165"/>
        </w:sdtPr>
        <w:sdtContent>
          <w:del w:author="Carolina Rossini" w:id="65" w:date="2026-01-14T02:58:41Z"/>
          <w:sdt>
            <w:sdtPr>
              <w:id w:val="448351574"/>
              <w:tag w:val="goog_rdk_166"/>
            </w:sdtPr>
            <w:sdtContent>
              <w:del w:author="Carolina Rossini" w:id="65" w:date="2026-01-14T02:58:4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66" w:date="2026-01-14T02:58:4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o</w:delText>
                </w:r>
              </w:del>
            </w:sdtContent>
          </w:sdt>
          <w:del w:author="Carolina Rossini" w:id="65" w:date="2026-01-14T02:58:41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únic</w:t>
      </w:r>
      <w:sdt>
        <w:sdtPr>
          <w:id w:val="298334030"/>
          <w:tag w:val="goog_rdk_167"/>
        </w:sdtPr>
        <w:sdtContent>
          <w:ins w:author="Carolina Rossini" w:id="67" w:date="2026-01-14T02:58:50Z"/>
          <w:sdt>
            <w:sdtPr>
              <w:id w:val="-1302952385"/>
              <w:tag w:val="goog_rdk_168"/>
            </w:sdtPr>
            <w:sdtContent>
              <w:ins w:author="Carolina Rossini" w:id="67" w:date="2026-01-14T02:58:5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68" w:date="2026-01-14T02:58:5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67" w:date="2026-01-14T02:58:50Z"/>
        </w:sdtContent>
      </w:sdt>
      <w:sdt>
        <w:sdtPr>
          <w:id w:val="254651481"/>
          <w:tag w:val="goog_rdk_169"/>
        </w:sdtPr>
        <w:sdtContent>
          <w:del w:author="Carolina Rossini" w:id="67" w:date="2026-01-14T02:58:5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diversas arbitragens sob as Regras Comerciais da AAA envolvendo reivindicações por violação de contrato nas indústrias de serviços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Como Conselheir</w:t>
      </w:r>
      <w:sdt>
        <w:sdtPr>
          <w:id w:val="-1193736803"/>
          <w:tag w:val="goog_rdk_170"/>
        </w:sdtPr>
        <w:sdtContent>
          <w:ins w:author="Carolina Rossini" w:id="69" w:date="2026-01-14T02:59:0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</w:t>
            </w:r>
          </w:ins>
        </w:sdtContent>
      </w:sdt>
      <w:sdt>
        <w:sdtPr>
          <w:id w:val="-960124963"/>
          <w:tag w:val="goog_rdk_171"/>
        </w:sdtPr>
        <w:sdtContent>
          <w:del w:author="Carolina Rossini" w:id="69" w:date="2026-01-14T02:59:0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Jurídic</w:t>
      </w:r>
      <w:sdt>
        <w:sdtPr>
          <w:id w:val="354253115"/>
          <w:tag w:val="goog_rdk_172"/>
        </w:sdtPr>
        <w:sdtContent>
          <w:ins w:author="Carolina Rossini" w:id="70" w:date="2026-01-14T02:59:07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</w:t>
            </w:r>
          </w:ins>
        </w:sdtContent>
      </w:sdt>
      <w:sdt>
        <w:sdtPr>
          <w:id w:val="863431886"/>
          <w:tag w:val="goog_rdk_173"/>
        </w:sdtPr>
        <w:sdtContent>
          <w:del w:author="Carolina Rossini" w:id="70" w:date="2026-01-14T02:59:07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uma empresa brasileira em uma arbitragem do ICDR contra uma empresa americana em conexão com um contrato de distribuição regido pelas leis do Estado de Nova York.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uma empresa química multinacional em negociações pré-disputa envolvendo um contrato de fornecimento de vapor regido pelas leis do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uma empresa americana em uma disputa perante o ICDR envolvendo um contrato de prestação de serviços regido pelas leis do Estado da Califórnia.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uma empresa multinacional de logística em uma arbitragem da ICC contra uma empresa colombiana em conexão com um contrato de representação comercial regido pelas leis do Estado do Texas.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uma empresa argentina em uma arbitragem do ICDR contra uma empresa chilena de gás em conexão com um contrato de prestação de serviços regido pela lei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Construção e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Como Árbitr</w:t>
      </w:r>
      <w:sdt>
        <w:sdtPr>
          <w:id w:val="1739053098"/>
          <w:tag w:val="goog_rdk_174"/>
        </w:sdtPr>
        <w:sdtContent>
          <w:ins w:author="Carolina Rossini" w:id="71" w:date="2026-01-14T02:59:1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</w:t>
            </w:r>
          </w:ins>
        </w:sdtContent>
      </w:sdt>
      <w:sdt>
        <w:sdtPr>
          <w:id w:val="-1488563474"/>
          <w:tag w:val="goog_rdk_175"/>
        </w:sdtPr>
        <w:sdtContent>
          <w:del w:author="Carolina Rossini" w:id="71" w:date="2026-01-14T02:59:1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Coárbitr</w:t>
      </w:r>
      <w:sdt>
        <w:sdtPr>
          <w:id w:val="1333014361"/>
          <w:tag w:val="goog_rdk_176"/>
        </w:sdtPr>
        <w:sdtContent>
          <w:ins w:author="Carolina Rossini" w:id="72" w:date="2026-01-14T02:59:17Z"/>
          <w:sdt>
            <w:sdtPr>
              <w:id w:val="510145107"/>
              <w:tag w:val="goog_rdk_177"/>
            </w:sdtPr>
            <w:sdtContent>
              <w:ins w:author="Carolina Rossini" w:id="72" w:date="2026-01-14T02:59:1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73" w:date="2026-01-14T02:59:17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72" w:date="2026-01-14T02:59:17Z"/>
        </w:sdtContent>
      </w:sdt>
      <w:sdt>
        <w:sdtPr>
          <w:id w:val="937072823"/>
          <w:tag w:val="goog_rdk_178"/>
        </w:sdtPr>
        <w:sdtContent>
          <w:del w:author="Carolina Rossini" w:id="72" w:date="2026-01-14T02:59:17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disputa de construção sob a ICDR</w:t>
      </w:r>
      <w:sdt>
        <w:sdtPr>
          <w:id w:val="585725686"/>
          <w:tag w:val="goog_rdk_179"/>
        </w:sdtPr>
        <w:sdtContent>
          <w:ins w:author="Carolina Rossini" w:id="74" w:date="2026-01-14T02:44:05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envolvendo um contrato de concessão para o desenvolvimento de um projeto rodoviário em um Estado da América Latina.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Coárbitr</w:t>
      </w:r>
      <w:sdt>
        <w:sdtPr>
          <w:id w:val="-1188765233"/>
          <w:tag w:val="goog_rdk_180"/>
        </w:sdtPr>
        <w:sdtContent>
          <w:ins w:author="Carolina Rossini" w:id="75" w:date="2026-01-14T02:59:19Z"/>
          <w:sdt>
            <w:sdtPr>
              <w:id w:val="-467894941"/>
              <w:tag w:val="goog_rdk_181"/>
            </w:sdtPr>
            <w:sdtContent>
              <w:ins w:author="Carolina Rossini" w:id="75" w:date="2026-01-14T02:59:1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76" w:date="2026-01-14T02:59:19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75" w:date="2026-01-14T02:59:19Z"/>
        </w:sdtContent>
      </w:sdt>
      <w:sdt>
        <w:sdtPr>
          <w:id w:val="-1302812406"/>
          <w:tag w:val="goog_rdk_182"/>
        </w:sdtPr>
        <w:sdtContent>
          <w:del w:author="Carolina Rossini" w:id="75" w:date="2026-01-14T02:59:19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uma disputa </w:t>
      </w:r>
      <w:sdt>
        <w:sdtPr>
          <w:id w:val="-384557337"/>
          <w:tag w:val="goog_rdk_183"/>
        </w:sdtPr>
        <w:sdtContent>
          <w:ins w:author="Carolina Rossini" w:id="77" w:date="2026-01-14T02:44:08Z"/>
          <w:sdt>
            <w:sdtPr>
              <w:id w:val="-509546457"/>
              <w:tag w:val="goog_rdk_184"/>
            </w:sdtPr>
            <w:sdtContent>
              <w:ins w:author="Carolina Rossini" w:id="77" w:date="2026-01-14T02:44:0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78" w:date="2026-01-14T02:44:08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relativa à</w:t>
                </w:r>
              </w:ins>
            </w:sdtContent>
          </w:sdt>
          <w:ins w:author="Carolina Rossini" w:id="77" w:date="2026-01-14T02:44:08Z"/>
        </w:sdtContent>
      </w:sdt>
      <w:sdt>
        <w:sdtPr>
          <w:id w:val="87658090"/>
          <w:tag w:val="goog_rdk_185"/>
        </w:sdtPr>
        <w:sdtContent>
          <w:del w:author="Carolina Rossini" w:id="77" w:date="2026-01-14T02:44:08Z"/>
          <w:sdt>
            <w:sdtPr>
              <w:id w:val="2112777544"/>
              <w:tag w:val="goog_rdk_186"/>
            </w:sdtPr>
            <w:sdtContent>
              <w:del w:author="Carolina Rossini" w:id="77" w:date="2026-01-14T02:44:0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78" w:date="2026-01-14T02:44:08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de</w:delText>
                </w:r>
              </w:del>
            </w:sdtContent>
          </w:sdt>
          <w:del w:author="Carolina Rossini" w:id="77" w:date="2026-01-14T02:44:08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construção do ICDR envolvendo um contrato de concessão para o desenvolvimento de um projeto de infraestrutura na América Latina.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Como Advogada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uma empresa brasileira de construção e sua subsidiária americana quanto a um Acordo de Operação Conjunta para a construção de uma plataforma de petróleo na Nigéria.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uma empresa americana contra um conglomerado brasileiro de construção em uma arbitragem da ICC relativa a um acordo de indenização regido pelas leis </w:t>
      </w:r>
      <w:sdt>
        <w:sdtPr>
          <w:id w:val="-2018513763"/>
          <w:tag w:val="goog_rdk_187"/>
        </w:sdtPr>
        <w:sdtContent>
          <w:ins w:author="Carolina Rossini" w:id="79" w:date="2026-01-14T02:44:12Z"/>
          <w:sdt>
            <w:sdtPr>
              <w:id w:val="1343626291"/>
              <w:tag w:val="goog_rdk_188"/>
            </w:sdtPr>
            <w:sdtContent>
              <w:ins w:author="Carolina Rossini" w:id="79" w:date="2026-01-14T02:44:1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80" w:date="2026-01-14T02:44:1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brasileiras</w:t>
                </w:r>
              </w:ins>
            </w:sdtContent>
          </w:sdt>
          <w:ins w:author="Carolina Rossini" w:id="79" w:date="2026-01-14T02:44:12Z"/>
        </w:sdtContent>
      </w:sdt>
      <w:sdt>
        <w:sdtPr>
          <w:id w:val="-1140673021"/>
          <w:tag w:val="goog_rdk_189"/>
        </w:sdtPr>
        <w:sdtContent>
          <w:del w:author="Carolina Rossini" w:id="79" w:date="2026-01-14T02:44:12Z"/>
          <w:sdt>
            <w:sdtPr>
              <w:id w:val="-399912732"/>
              <w:tag w:val="goog_rdk_190"/>
            </w:sdtPr>
            <w:sdtContent>
              <w:del w:author="Carolina Rossini" w:id="79" w:date="2026-01-14T02:44:1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80" w:date="2026-01-14T02:44:1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do Brasil</w:delText>
                </w:r>
              </w:del>
            </w:sdtContent>
          </w:sdt>
          <w:del w:author="Carolina Rossini" w:id="79" w:date="2026-01-14T02:44:12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Estrutura do Negócio, Pós-Transação, Governança e Responsabilidade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Como Árbitr</w:t>
      </w:r>
      <w:sdt>
        <w:sdtPr>
          <w:id w:val="-624267205"/>
          <w:tag w:val="goog_rdk_191"/>
        </w:sdtPr>
        <w:sdtContent>
          <w:ins w:author="Carolina Rossini" w:id="81" w:date="2026-01-14T02:59:34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</w:t>
            </w:r>
          </w:ins>
        </w:sdtContent>
      </w:sdt>
      <w:sdt>
        <w:sdtPr>
          <w:id w:val="-1254173056"/>
          <w:tag w:val="goog_rdk_192"/>
        </w:sdtPr>
        <w:sdtContent>
          <w:del w:author="Carolina Rossini" w:id="81" w:date="2026-01-14T02:59:34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Coárbitr</w:t>
      </w:r>
      <w:sdt>
        <w:sdtPr>
          <w:id w:val="1036334587"/>
          <w:tag w:val="goog_rdk_193"/>
        </w:sdtPr>
        <w:sdtContent>
          <w:ins w:author="Carolina Rossini" w:id="82" w:date="2026-01-14T02:59:32Z"/>
          <w:sdt>
            <w:sdtPr>
              <w:id w:val="647157996"/>
              <w:tag w:val="goog_rdk_194"/>
            </w:sdtPr>
            <w:sdtContent>
              <w:ins w:author="Carolina Rossini" w:id="82" w:date="2026-01-14T02:59:3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83" w:date="2026-01-14T02:59:3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</w:t>
                </w:r>
              </w:ins>
            </w:sdtContent>
          </w:sdt>
          <w:ins w:author="Carolina Rossini" w:id="82" w:date="2026-01-14T02:59:32Z"/>
        </w:sdtContent>
      </w:sdt>
      <w:sdt>
        <w:sdtPr>
          <w:id w:val="-1298722924"/>
          <w:tag w:val="goog_rdk_195"/>
        </w:sdtPr>
        <w:sdtContent>
          <w:del w:author="Carolina Rossini" w:id="82" w:date="2026-01-14T02:59:3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o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uma arbitragem da CAM referente ao impedimento de um árbitro em uma disputa societária envolvendo uma grande corporação de petróleo e gás.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Como Advogada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uma empresa multinacional em três arbitragens da ICC relativas a uma disputa acionária multibilionária sobre o controle de uma empresa brasileira</w:t>
      </w:r>
      <w:sdt>
        <w:sdtPr>
          <w:id w:val="1161796646"/>
          <w:tag w:val="goog_rdk_196"/>
        </w:sdtPr>
        <w:sdtContent>
          <w:ins w:author="Carolina Rossini" w:id="84" w:date="2026-01-14T02:44:2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decorrente de um acordo de compra de ações regido pelas leis </w:t>
      </w:r>
      <w:sdt>
        <w:sdtPr>
          <w:id w:val="-331337688"/>
          <w:tag w:val="goog_rdk_197"/>
        </w:sdtPr>
        <w:sdtContent>
          <w:ins w:author="Carolina Rossini" w:id="85" w:date="2026-01-14T02:44:27Z"/>
          <w:sdt>
            <w:sdtPr>
              <w:id w:val="-642626570"/>
              <w:tag w:val="goog_rdk_198"/>
            </w:sdtPr>
            <w:sdtContent>
              <w:ins w:author="Carolina Rossini" w:id="85" w:date="2026-01-14T02:44:2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86" w:date="2026-01-14T02:44:27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brasileiras</w:t>
                </w:r>
              </w:ins>
            </w:sdtContent>
          </w:sdt>
          <w:ins w:author="Carolina Rossini" w:id="85" w:date="2026-01-14T02:44:27Z"/>
        </w:sdtContent>
      </w:sdt>
      <w:sdt>
        <w:sdtPr>
          <w:id w:val="-2087353896"/>
          <w:tag w:val="goog_rdk_199"/>
        </w:sdtPr>
        <w:sdtContent>
          <w:del w:author="Carolina Rossini" w:id="85" w:date="2026-01-14T02:44:27Z"/>
          <w:sdt>
            <w:sdtPr>
              <w:id w:val="-1474076375"/>
              <w:tag w:val="goog_rdk_200"/>
            </w:sdtPr>
            <w:sdtContent>
              <w:del w:author="Carolina Rossini" w:id="85" w:date="2026-01-14T02:44:2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86" w:date="2026-01-14T02:44:27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do Brasil</w:delText>
                </w:r>
              </w:del>
            </w:sdtContent>
          </w:sdt>
          <w:del w:author="Carolina Rossini" w:id="85" w:date="2026-01-14T02:44:27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uma empresa brasileira e sua subsidiária americana </w:t>
      </w:r>
      <w:sdt>
        <w:sdtPr>
          <w:id w:val="-2065029028"/>
          <w:tag w:val="goog_rdk_201"/>
        </w:sdtPr>
        <w:sdtContent>
          <w:ins w:author="Carolina Rossini" w:id="87" w:date="2026-01-14T02:44:33Z"/>
          <w:sdt>
            <w:sdtPr>
              <w:id w:val="1469604760"/>
              <w:tag w:val="goog_rdk_202"/>
            </w:sdtPr>
            <w:sdtContent>
              <w:ins w:author="Carolina Rossini" w:id="87" w:date="2026-01-14T02:44:3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88" w:date="2026-01-14T02:44:33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quanto</w:t>
                </w:r>
              </w:ins>
            </w:sdtContent>
          </w:sdt>
          <w:ins w:author="Carolina Rossini" w:id="87" w:date="2026-01-14T02:44:33Z"/>
        </w:sdtContent>
      </w:sdt>
      <w:sdt>
        <w:sdtPr>
          <w:id w:val="-354495386"/>
          <w:tag w:val="goog_rdk_203"/>
        </w:sdtPr>
        <w:sdtContent>
          <w:del w:author="Carolina Rossini" w:id="87" w:date="2026-01-14T02:44:33Z"/>
          <w:sdt>
            <w:sdtPr>
              <w:id w:val="1875447353"/>
              <w:tag w:val="goog_rdk_204"/>
            </w:sdtPr>
            <w:sdtContent>
              <w:del w:author="Carolina Rossini" w:id="87" w:date="2026-01-14T02:44:3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88" w:date="2026-01-14T02:44:33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em relação</w:delText>
                </w:r>
              </w:del>
            </w:sdtContent>
          </w:sdt>
          <w:del w:author="Carolina Rossini" w:id="87" w:date="2026-01-14T02:44:33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um Acordo Operacional Conjunto para a construção de uma plataforma de petróleo na Nigéria.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 investidor holandês em questões de financiamento e governança corporativa relacionadas a um acordo de joint venture para o desenvolvimento de um projeto inicial de energia em um país da América Latina.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Réu no caso Croatia v. MOL Hungarian Oil and Gas PLC (PCA Case No. 2014-15), uma disputa contratual sob as regras da UNCITRAL relativa aos direitos dos acionistas e à governança corporativa de uma empresa croata de petróleo e gás, à validade de um acordo mestre de gás e </w:t>
      </w:r>
      <w:sdt>
        <w:sdtPr>
          <w:id w:val="1983255822"/>
          <w:tag w:val="goog_rdk_205"/>
        </w:sdtPr>
        <w:sdtContent>
          <w:ins w:author="Carolina Rossini" w:id="89" w:date="2026-01-14T02:59:44Z"/>
          <w:sdt>
            <w:sdtPr>
              <w:id w:val="-2016046256"/>
              <w:tag w:val="goog_rdk_206"/>
            </w:sdtPr>
            <w:sdtContent>
              <w:ins w:author="Carolina Rossini" w:id="89" w:date="2026-01-14T02:59:4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90" w:date="2026-01-14T02:59:44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às</w:t>
                </w:r>
              </w:ins>
            </w:sdtContent>
          </w:sdt>
          <w:ins w:author="Carolina Rossini" w:id="89" w:date="2026-01-14T02:59:44Z"/>
        </w:sdtContent>
      </w:sdt>
      <w:sdt>
        <w:sdtPr>
          <w:id w:val="1322976733"/>
          <w:tag w:val="goog_rdk_207"/>
        </w:sdtPr>
        <w:sdtContent>
          <w:del w:author="Carolina Rossini" w:id="89" w:date="2026-01-14T02:59:44Z"/>
          <w:sdt>
            <w:sdtPr>
              <w:id w:val="1247022482"/>
              <w:tag w:val="goog_rdk_208"/>
            </w:sdtPr>
            <w:sdtContent>
              <w:del w:author="Carolina Rossini" w:id="89" w:date="2026-01-14T02:59:4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90" w:date="2026-01-14T02:59:44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a</w:delText>
                </w:r>
              </w:del>
            </w:sdtContent>
          </w:sdt>
          <w:del w:author="Carolina Rossini" w:id="89" w:date="2026-01-14T02:59:44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alegações de corrupção.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uma empresa multinacional contra uma empresa grega em uma arbitragem da JAMS decorrente de um contrato de compra de ações regido pelas leis do Estado de Nova York.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a Dotgay LLC em uma disputa relativa aos mecanismos internos de governança e responsabilidade da ICANN no que diz respeito à atribuição de um domínio de topo.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a Dotmusic LLC em uma disputa relativa aos mecanismos internos de governança e responsabilidade da ICANN no que diz respeito à atribuição de um domínio de nível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Amazon.com, Inc. v. ICANN (Caso ICDR nº 01-16-0000-7056) relativo aos mecanismos internos de governança e responsabilidade da ICANN no que diz respeito à atribuição de um domínio de primeiro 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DotConnectAfrica Trust v. ICANN (Caso ICDR nº 50-117-T-1083-13) referente aos mecanismos internos de governança e responsabilidade da ICANN no que diz respeito à atribuição de um domínio de nível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ICM Registry v. ICANN (Caso ICDR nº 50-117-T-00224-08) relativo aos mecanismos internos de governança e responsabilidade da ICANN no que diz respeito à atribuição de um domínio de nível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Energia e Recursos Naturais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uma empresa brasileira e sua subsidiária americana quanto a um Acordo Operacional Conjunto para a construção de uma plataforma de petróleo na Nigéria.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 investidor holandês em questões de financiamento e governança corporativa relacionadas ao desenvolvimento de um projeto de </w:t>
      </w:r>
      <w:sdt>
        <w:sdtPr>
          <w:id w:val="-1522925795"/>
          <w:tag w:val="goog_rdk_209"/>
        </w:sdtPr>
        <w:sdtContent>
          <w:ins w:author="Carolina Rossini" w:id="91" w:date="2026-01-14T02:44:4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startup de 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energia </w:t>
      </w:r>
      <w:sdt>
        <w:sdtPr>
          <w:id w:val="-1491641612"/>
          <w:tag w:val="goog_rdk_210"/>
        </w:sdtPr>
        <w:sdtContent>
          <w:del w:author="Carolina Rossini" w:id="92" w:date="2026-01-14T02:44:5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startup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um país da América Latina.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uma grande empresa de petróleo e gás em </w:t>
      </w:r>
      <w:sdt>
        <w:sdtPr>
          <w:id w:val="-354341526"/>
          <w:tag w:val="goog_rdk_211"/>
        </w:sdtPr>
        <w:sdtContent>
          <w:del w:author="Carolina Rossini" w:id="93" w:date="2026-01-14T02:44:5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relação a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disputa perante a LCIA decorrente de um contrato de prestação de serviços regido pelas leis do Reino Unido.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uma empresa guineense em uma arbitragem da ICC decorrente de um contrato de serviços de mineração regido pelas leis do Reino Unido.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um fundo estatal da República Dominicana em uma arbitragem da ICC </w:t>
      </w:r>
      <w:sdt>
        <w:sdtPr>
          <w:id w:val="946988768"/>
          <w:tag w:val="goog_rdk_212"/>
        </w:sdtPr>
        <w:sdtContent>
          <w:ins w:author="Carolina Rossini" w:id="94" w:date="2026-01-14T02:45:02Z"/>
          <w:sdt>
            <w:sdtPr>
              <w:id w:val="408498755"/>
              <w:tag w:val="goog_rdk_213"/>
            </w:sdtPr>
            <w:sdtContent>
              <w:ins w:author="Carolina Rossini" w:id="94" w:date="2026-01-14T02:45:0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95" w:date="2026-01-14T02:45:0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relativa às </w:t>
                </w:r>
              </w:ins>
            </w:sdtContent>
          </w:sdt>
          <w:ins w:author="Carolina Rossini" w:id="94" w:date="2026-01-14T02:45:02Z"/>
        </w:sdtContent>
      </w:sdt>
      <w:sdt>
        <w:sdtPr>
          <w:id w:val="484125718"/>
          <w:tag w:val="goog_rdk_214"/>
        </w:sdtPr>
        <w:sdtContent>
          <w:del w:author="Carolina Rossini" w:id="94" w:date="2026-01-14T02:45:02Z"/>
          <w:sdt>
            <w:sdtPr>
              <w:id w:val="579089367"/>
              <w:tag w:val="goog_rdk_215"/>
            </w:sdtPr>
            <w:sdtContent>
              <w:del w:author="Carolina Rossini" w:id="94" w:date="2026-01-14T02:45:0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95" w:date="2026-01-14T02:45:0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envolvendo as </w:delText>
                </w:r>
              </w:del>
            </w:sdtContent>
          </w:sdt>
          <w:del w:author="Carolina Rossini" w:id="94" w:date="2026-01-14T02:45:02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operações de uma empresa de energia.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a subsidiária da Shell, BG Overseas Limited, em relação a uma disputa de investimento contra a República da Bolívia, nos termos do Tratado Bilateral de Investimentos Reino Unido-Bolívia, envolvendo medidas regulatórias que afetam contratos de operação </w:t>
      </w:r>
      <w:sdt>
        <w:sdtPr>
          <w:id w:val="-418976923"/>
          <w:tag w:val="goog_rdk_216"/>
        </w:sdtPr>
        <w:sdtContent>
          <w:ins w:author="Carolina Rossini" w:id="96" w:date="2026-01-14T02:45:15Z"/>
          <w:sdt>
            <w:sdtPr>
              <w:id w:val="768867884"/>
              <w:tag w:val="goog_rdk_217"/>
            </w:sdtPr>
            <w:sdtContent>
              <w:ins w:author="Carolina Rossini" w:id="96" w:date="2026-01-14T02:45:1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97" w:date="2026-01-14T02:45:15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de</w:t>
                </w:r>
              </w:ins>
            </w:sdtContent>
          </w:sdt>
          <w:ins w:author="Carolina Rossini" w:id="96" w:date="2026-01-14T02:45:15Z"/>
        </w:sdtContent>
      </w:sdt>
      <w:sdt>
        <w:sdtPr>
          <w:id w:val="-1444323405"/>
          <w:tag w:val="goog_rdk_218"/>
        </w:sdtPr>
        <w:sdtContent>
          <w:del w:author="Carolina Rossini" w:id="96" w:date="2026-01-14T02:45:15Z"/>
          <w:sdt>
            <w:sdtPr>
              <w:id w:val="260971427"/>
              <w:tag w:val="goog_rdk_219"/>
            </w:sdtPr>
            <w:sdtContent>
              <w:del w:author="Carolina Rossini" w:id="96" w:date="2026-01-14T02:45:1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97" w:date="2026-01-14T02:45:15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para a</w:delText>
                </w:r>
              </w:del>
            </w:sdtContent>
          </w:sdt>
          <w:del w:author="Carolina Rossini" w:id="96" w:date="2026-01-14T02:45:15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extração de hidrocarbonetos na Bolívia.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Gasoducto Sur Peruano S.A. En Liquidación v. Republic of Peru (Caso ICSID nº ARB/24/29), uma disputa contratual </w:t>
      </w:r>
      <w:sdt>
        <w:sdtPr>
          <w:id w:val="-334236875"/>
          <w:tag w:val="goog_rdk_220"/>
        </w:sdtPr>
        <w:sdtContent>
          <w:ins w:author="Carolina Rossini" w:id="98" w:date="2026-01-14T02:45:12Z"/>
          <w:sdt>
            <w:sdtPr>
              <w:id w:val="1063192214"/>
              <w:tag w:val="goog_rdk_221"/>
            </w:sdtPr>
            <w:sdtContent>
              <w:ins w:author="Carolina Rossini" w:id="98" w:date="2026-01-14T02:45:1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99" w:date="2026-01-14T02:45:1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relativa a</w:t>
                </w:r>
              </w:ins>
            </w:sdtContent>
          </w:sdt>
          <w:ins w:author="Carolina Rossini" w:id="98" w:date="2026-01-14T02:45:12Z"/>
        </w:sdtContent>
      </w:sdt>
      <w:sdt>
        <w:sdtPr>
          <w:id w:val="-1702217683"/>
          <w:tag w:val="goog_rdk_222"/>
        </w:sdtPr>
        <w:sdtContent>
          <w:del w:author="Carolina Rossini" w:id="98" w:date="2026-01-14T02:45:12Z"/>
          <w:sdt>
            <w:sdtPr>
              <w:id w:val="-605300250"/>
              <w:tag w:val="goog_rdk_223"/>
            </w:sdtPr>
            <w:sdtContent>
              <w:del w:author="Carolina Rossini" w:id="98" w:date="2026-01-14T02:45:1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99" w:date="2026-01-14T02:45:1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sobre</w:delText>
                </w:r>
              </w:del>
            </w:sdtContent>
          </w:sdt>
          <w:del w:author="Carolina Rossini" w:id="98" w:date="2026-01-14T02:45:12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projeto de gasoduto que colapsou na esteira do escândalo de corrupção da Odebrecht.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MOL Hungarian Oil and Gas Company v. Republic of Croatia (Caso ICSID nº ARB/13/32), uma disputa sob o Tratado da Carta da Energia referente a medidas relacionadas à privatização de uma empresa croata de petróleo e gás, ao fornecimento de gás e à acusação criminal do CEO do Requerente por acusações de suborno.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a Parte Demandada em Croatia v. MOL Hungarian Oil and Gas PLC (Caso PCA nº 2014-15), uma disputa contratual sob as regras da UNCITRAL relativa aos direitos dos acionistas e à governança corporativa de uma empresa croata de petróleo e gás, à validade de um contrato principal de gás e </w:t>
      </w:r>
      <w:sdt>
        <w:sdtPr>
          <w:id w:val="250030341"/>
          <w:tag w:val="goog_rdk_224"/>
        </w:sdtPr>
        <w:sdtContent>
          <w:ins w:author="Carolina Rossini" w:id="100" w:date="2026-01-14T02:59:55Z"/>
          <w:sdt>
            <w:sdtPr>
              <w:id w:val="-702274673"/>
              <w:tag w:val="goog_rdk_225"/>
            </w:sdtPr>
            <w:sdtContent>
              <w:ins w:author="Carolina Rossini" w:id="100" w:date="2026-01-14T02:59:5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01" w:date="2026-01-14T02:59:55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às</w:t>
                </w:r>
              </w:ins>
            </w:sdtContent>
          </w:sdt>
          <w:ins w:author="Carolina Rossini" w:id="100" w:date="2026-01-14T02:59:55Z"/>
        </w:sdtContent>
      </w:sdt>
      <w:sdt>
        <w:sdtPr>
          <w:id w:val="1403451266"/>
          <w:tag w:val="goog_rdk_226"/>
        </w:sdtPr>
        <w:sdtContent>
          <w:del w:author="Carolina Rossini" w:id="100" w:date="2026-01-14T02:59:55Z"/>
          <w:sdt>
            <w:sdtPr>
              <w:id w:val="-1626620307"/>
              <w:tag w:val="goog_rdk_227"/>
            </w:sdtPr>
            <w:sdtContent>
              <w:del w:author="Carolina Rossini" w:id="100" w:date="2026-01-14T02:59:5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01" w:date="2026-01-14T02:59:55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a</w:delText>
                </w:r>
              </w:del>
            </w:sdtContent>
          </w:sdt>
          <w:del w:author="Carolina Rossini" w:id="100" w:date="2026-01-14T02:59:55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alegações de corrupção.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os Requerentes em Pluspetrol Perú et al. v. Perúpetro (Caso ICSID nº ARB/12/28), uma disputa decorrente de um contrato de fornecimento de gás referente a pagamentos de royalties e à venda de gás natural liquefeito (GNL).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Pac Rim Cayman LLC v. Republic of El Salvador (Caso ICSID nº ARB/09/12), uma disputa sob o Acordo de Livre Comércio entre a América Central, </w:t>
      </w:r>
      <w:sdt>
        <w:sdtPr>
          <w:id w:val="-202774525"/>
          <w:tag w:val="goog_rdk_228"/>
        </w:sdtPr>
        <w:sdtContent>
          <w:ins w:author="Carolina Rossini" w:id="102" w:date="2026-01-14T03:00:00Z"/>
          <w:sdt>
            <w:sdtPr>
              <w:id w:val="-590425342"/>
              <w:tag w:val="goog_rdk_229"/>
            </w:sdtPr>
            <w:sdtContent>
              <w:ins w:author="Carolina Rossini" w:id="102" w:date="2026-01-14T03:00:0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03" w:date="2026-01-14T03:00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 </w:t>
                </w:r>
              </w:ins>
            </w:sdtContent>
          </w:sdt>
          <w:ins w:author="Carolina Rossini" w:id="102" w:date="2026-01-14T03:00:00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República Dominicana e </w:t>
      </w:r>
      <w:sdt>
        <w:sdtPr>
          <w:id w:val="-2042035129"/>
          <w:tag w:val="goog_rdk_230"/>
        </w:sdtPr>
        <w:sdtContent>
          <w:ins w:author="Carolina Rossini" w:id="104" w:date="2026-01-14T03:00:02Z"/>
          <w:sdt>
            <w:sdtPr>
              <w:id w:val="611347557"/>
              <w:tag w:val="goog_rdk_231"/>
            </w:sdtPr>
            <w:sdtContent>
              <w:ins w:author="Carolina Rossini" w:id="104" w:date="2026-01-14T03:00:0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05" w:date="2026-01-14T03:00:0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os </w:t>
                </w:r>
              </w:ins>
            </w:sdtContent>
          </w:sdt>
          <w:ins w:author="Carolina Rossini" w:id="104" w:date="2026-01-14T03:00:02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Unidos, relativa à recusa do governo em emitir licenças de exploração mineral.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a Demandada em Chevron Overseas Finance GmbH v. The Republic of the Philippines (Caso PCA nº 2019-25), uma disputa sob o BIT Filipinas-Suíça e as regras da UNCITRAL envolvendo o campo de gás Malampaya.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 investidor canadense no setor de energia na Colômbia quanto às proteções previstas em tratados de investimento.</w:t>
      </w:r>
      <w:r w:rsidDel="00000000" w:rsidR="00000000" w:rsidRPr="00000000">
        <w:rPr>
          <w:rtl w:val="0"/>
        </w:rPr>
      </w:r>
    </w:p>
    <w:sdt>
      <w:sdtPr>
        <w:id w:val="-325455160"/>
        <w:tag w:val="goog_rdk_235"/>
      </w:sdtPr>
      <w:sdtContent>
        <w:p w:rsidR="00000000" w:rsidDel="00000000" w:rsidP="00000000" w:rsidRDefault="00000000" w:rsidRPr="00000000" w14:paraId="00000086">
          <w:pPr>
            <w:spacing w:after="120" w:before="240" w:lineRule="auto"/>
            <w:rPr>
              <w:ins w:author="Carolina Rossini" w:id="106" w:date="2026-01-14T02:45:23Z"/>
              <w:rFonts w:ascii="Times New Roman" w:cs="Times New Roman" w:eastAsia="Times New Roman" w:hAnsi="Times New Roman"/>
              <w:b w:val="1"/>
              <w:bCs w:val="1"/>
              <w:color w:val="0070c0"/>
              <w:rPrChange w:author="Carolina Rossini" w:id="107" w:date="2026-01-14T02:45:23Z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-1887029241"/>
              <w:tag w:val="goog_rdk_233"/>
            </w:sdtPr>
            <w:sdtContent>
              <w:ins w:author="Carolina Rossini" w:id="106" w:date="2026-01-14T02:45:23Z"/>
              <w:sdt>
                <w:sdtPr>
                  <w:id w:val="-1859576645"/>
                  <w:tag w:val="goog_rdk_234"/>
                </w:sdtPr>
                <w:sdtContent>
                  <w:ins w:author="Carolina Rossini" w:id="106" w:date="2026-01-14T02:45:23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arolina Rossini" w:id="106" w:date="2026-01-14T02:45:23Z"/>
            </w:sdtContent>
          </w:sdt>
        </w:p>
      </w:sdtContent>
    </w:sdt>
    <w:p w:rsidR="00000000" w:rsidDel="00000000" w:rsidP="00000000" w:rsidRDefault="00000000" w:rsidRPr="00000000" w14:paraId="00000087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Disputas entre Investidor 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um proprietário de terras americano na Albânia quanto aos direitos de proteção de investimentos.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Quanta Services Netherlands B.V. v. Republic of Peru (Caso ICSID nº ARB/21/1), uma disputa sob o Tratado Bilateral de Investimento (TBI) entre os Países Baixos e o Peru decorrente de medidas relacionadas a concessões para </w:t>
      </w:r>
      <w:sdt>
        <w:sdtPr>
          <w:id w:val="1140239264"/>
          <w:tag w:val="goog_rdk_236"/>
        </w:sdtPr>
        <w:sdtContent>
          <w:ins w:author="Carolina Rossini" w:id="108" w:date="2026-01-14T02:45:31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</w:t>
      </w:r>
      <w:sdt>
        <w:sdtPr>
          <w:id w:val="473996049"/>
          <w:tag w:val="goog_rdk_237"/>
        </w:sdtPr>
        <w:sdtContent>
          <w:ins w:author="Carolina Rossini" w:id="109" w:date="2026-01-14T02:45:34Z"/>
          <w:sdt>
            <w:sdtPr>
              <w:id w:val="-827714129"/>
              <w:tag w:val="goog_rdk_238"/>
            </w:sdtPr>
            <w:sdtContent>
              <w:ins w:author="Carolina Rossini" w:id="109" w:date="2026-01-14T02:45:3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10" w:date="2026-01-14T02:45:34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ção</w:t>
                </w:r>
              </w:ins>
            </w:sdtContent>
          </w:sdt>
          <w:ins w:author="Carolina Rossini" w:id="109" w:date="2026-01-14T02:45:34Z"/>
        </w:sdtContent>
      </w:sdt>
      <w:sdt>
        <w:sdtPr>
          <w:id w:val="1822261709"/>
          <w:tag w:val="goog_rdk_239"/>
        </w:sdtPr>
        <w:sdtContent>
          <w:del w:author="Carolina Rossini" w:id="109" w:date="2026-01-14T02:45:34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ir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sdt>
        <w:sdtPr>
          <w:id w:val="-2050171408"/>
          <w:tag w:val="goog_rdk_240"/>
        </w:sdtPr>
        <w:sdtContent>
          <w:ins w:author="Carolina Rossini" w:id="111" w:date="2026-01-14T02:45:54Z"/>
          <w:sdt>
            <w:sdtPr>
              <w:id w:val="-963720008"/>
              <w:tag w:val="goog_rdk_241"/>
            </w:sdtPr>
            <w:sdtContent>
              <w:ins w:author="Carolina Rossini" w:id="111" w:date="2026-01-14T02:45:5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12" w:date="2026-01-14T02:45:54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opera</w:t>
                </w:r>
              </w:ins>
            </w:sdtContent>
          </w:sdt>
          <w:ins w:author="Carolina Rossini" w:id="111" w:date="2026-01-14T02:45:54Z">
            <w:sdt>
              <w:sdtPr>
                <w:id w:val="-1227057928"/>
                <w:tag w:val="goog_rdk_24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112" w:date="2026-01-14T02:45:54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ção de</w:t>
                </w:r>
              </w:sdtContent>
            </w:sdt>
          </w:ins>
        </w:sdtContent>
      </w:sdt>
      <w:sdt>
        <w:sdtPr>
          <w:id w:val="-721139447"/>
          <w:tag w:val="goog_rdk_243"/>
        </w:sdtPr>
        <w:sdtContent>
          <w:del w:author="Carolina Rossini" w:id="111" w:date="2026-01-14T02:45:54Z"/>
          <w:sdt>
            <w:sdtPr>
              <w:id w:val="1849984432"/>
              <w:tag w:val="goog_rdk_244"/>
            </w:sdtPr>
            <w:sdtContent>
              <w:del w:author="Carolina Rossini" w:id="111" w:date="2026-01-14T02:45:54Z"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37333"/>
                    <w:rtl w:val="0"/>
                    <w:rPrChange w:author="Carolina Rossini" w:id="112" w:date="2026-01-14T02:45:54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operar</w:delText>
                </w:r>
              </w:del>
            </w:sdtContent>
          </w:sdt>
          <w:del w:author="Carolina Rossini" w:id="111" w:date="2026-01-14T02:45:54Z"/>
        </w:sdtContent>
      </w:sdt>
      <w:sdt>
        <w:sdtPr>
          <w:id w:val="-763080010"/>
          <w:tag w:val="goog_rdk_245"/>
        </w:sdtPr>
        <w:sdtContent>
          <w:ins w:author="Carolina Rossini" w:id="113" w:date="2026-01-14T02:45:40Z">
            <w:sdt>
              <w:sdtPr>
                <w:id w:val="759482043"/>
                <w:tag w:val="goog_rdk_246"/>
              </w:sdtPr>
              <w:sdtContent>
                <w:del w:author="Carolina Rossini" w:id="111" w:date="2026-01-14T02:45:54Z"/>
              </w:sdtContent>
            </w:sdt>
          </w:ins>
          <w:sdt>
            <w:sdtPr>
              <w:id w:val="-1053512656"/>
              <w:tag w:val="goog_rdk_247"/>
            </w:sdtPr>
            <w:sdtContent>
              <w:ins w:author="Carolina Rossini" w:id="113" w:date="2026-01-14T02:45:40Z">
                <w:del w:author="Carolina Rossini" w:id="111" w:date="2026-01-14T02:45:54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37333"/>
                      <w:rtl w:val="0"/>
                      <w:rPrChange w:author="Carolina Rossini" w:id="112" w:date="2026-01-14T02:45:54Z">
                        <w:rPr>
                          <w:rFonts w:ascii="Times New Roman" w:cs="Times New Roman" w:eastAsia="Times New Roman" w:hAnsi="Times New Roman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rPrChange>
                    </w:rPr>
                    <w:delText xml:space="preserve">a</w:delText>
                  </w:r>
                </w:del>
              </w:ins>
            </w:sdtContent>
          </w:sdt>
          <w:ins w:author="Carolina Rossini" w:id="113" w:date="2026-01-14T02:45:40Z">
            <w:del w:author="Carolina Rossini" w:id="111" w:date="2026-01-14T02:45:54Z">
              <w:sdt>
                <w:sdtPr>
                  <w:id w:val="-1884511758"/>
                  <w:tag w:val="goog_rdk_248"/>
                </w:sdtPr>
                <w:sdtContent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37333"/>
                      <w:rtl w:val="0"/>
                      <w:rPrChange w:author="Carolina Rossini" w:id="112" w:date="2026-01-14T02:45:54Z">
                        <w:rPr>
                          <w:rFonts w:ascii="Times New Roman" w:cs="Times New Roman" w:eastAsia="Times New Roman" w:hAnsi="Times New Roman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rPrChange>
                    </w:rPr>
                    <w:delText xml:space="preserve">ção</w:delText>
                  </w:r>
                </w:sdtContent>
              </w:sdt>
            </w:del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redes de fibra óptica.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 a subsidiária da Shell, BG Overseas Limited, em relação a uma disputa de investimento contra a República da Bolívia, nos termos do Acordo Bilateral de Investimentos Reino Unido-Bolívia, envolvendo medidas regulatórias que afetaram contratos operacionais </w:t>
      </w:r>
      <w:sdt>
        <w:sdtPr>
          <w:id w:val="432445859"/>
          <w:tag w:val="goog_rdk_249"/>
        </w:sdtPr>
        <w:sdtContent>
          <w:ins w:author="Carolina Rossini" w:id="114" w:date="2026-01-14T02:45:57Z"/>
          <w:sdt>
            <w:sdtPr>
              <w:id w:val="757280389"/>
              <w:tag w:val="goog_rdk_250"/>
            </w:sdtPr>
            <w:sdtContent>
              <w:ins w:author="Carolina Rossini" w:id="114" w:date="2026-01-14T02:45:5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15" w:date="2026-01-14T02:45:57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de</w:t>
                </w:r>
              </w:ins>
            </w:sdtContent>
          </w:sdt>
          <w:ins w:author="Carolina Rossini" w:id="114" w:date="2026-01-14T02:45:57Z"/>
        </w:sdtContent>
      </w:sdt>
      <w:sdt>
        <w:sdtPr>
          <w:id w:val="-841631539"/>
          <w:tag w:val="goog_rdk_251"/>
        </w:sdtPr>
        <w:sdtContent>
          <w:del w:author="Carolina Rossini" w:id="114" w:date="2026-01-14T02:45:57Z"/>
          <w:sdt>
            <w:sdtPr>
              <w:id w:val="1208174937"/>
              <w:tag w:val="goog_rdk_252"/>
            </w:sdtPr>
            <w:sdtContent>
              <w:del w:author="Carolina Rossini" w:id="114" w:date="2026-01-14T02:45:5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15" w:date="2026-01-14T02:45:57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para a</w:delText>
                </w:r>
              </w:del>
            </w:sdtContent>
          </w:sdt>
          <w:del w:author="Carolina Rossini" w:id="114" w:date="2026-01-14T02:45:57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extração de hidrocarbonetos na Bolívia.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Gasoducto Sur Peruano S.A. En Liquidación v. Republic of Peru (Caso ICSID nº ARB/24/29), uma disputa contratual </w:t>
      </w:r>
      <w:sdt>
        <w:sdtPr>
          <w:id w:val="893213951"/>
          <w:tag w:val="goog_rdk_253"/>
        </w:sdtPr>
        <w:sdtContent>
          <w:ins w:author="Carolina Rossini" w:id="116" w:date="2026-01-14T02:46:00Z"/>
          <w:sdt>
            <w:sdtPr>
              <w:id w:val="343819924"/>
              <w:tag w:val="goog_rdk_254"/>
            </w:sdtPr>
            <w:sdtContent>
              <w:ins w:author="Carolina Rossini" w:id="116" w:date="2026-01-14T02:46:0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17" w:date="2026-01-14T02:46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relativa a</w:t>
                </w:r>
              </w:ins>
            </w:sdtContent>
          </w:sdt>
          <w:ins w:author="Carolina Rossini" w:id="116" w:date="2026-01-14T02:46:00Z"/>
        </w:sdtContent>
      </w:sdt>
      <w:sdt>
        <w:sdtPr>
          <w:id w:val="-1948224350"/>
          <w:tag w:val="goog_rdk_255"/>
        </w:sdtPr>
        <w:sdtContent>
          <w:del w:author="Carolina Rossini" w:id="116" w:date="2026-01-14T02:46:00Z"/>
          <w:sdt>
            <w:sdtPr>
              <w:id w:val="-804582562"/>
              <w:tag w:val="goog_rdk_256"/>
            </w:sdtPr>
            <w:sdtContent>
              <w:del w:author="Carolina Rossini" w:id="116" w:date="2026-01-14T02:46:0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17" w:date="2026-01-14T02:46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sobre</w:delText>
                </w:r>
              </w:del>
            </w:sdtContent>
          </w:sdt>
          <w:del w:author="Carolina Rossini" w:id="116" w:date="2026-01-14T02:46:00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projeto de gasoduto que colapsou na esteira do escândalo de corrupção da Odebrecht.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MOL Hungarian Oil and Gas Company v. Republic of Croatia (Caso ICSID nº ARB/13/32), uma disputa sob o Tratado da Carta da Energia referente a medidas relacionadas à privatização de uma empresa croata de petróleo e gás, ao fornecimento de gás e à acusação criminal do CEO do Requerente por acusações de suborno.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Réu em Croatia v. MOL Hungarian Oil and Gas PLC (Caso PCA nº 2014-15), uma disputa contratual sob as regras da UNCITRAL relativa aos direitos dos acionistas e à governança corporativa de uma empresa croata de petróleo e gás, à validade de um contrato principal de gás e a alegações de corrupção.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os Requerentes em Pluspetrol Perú et al. v. Perúpetro (Caso ICSID nº ARB/12/28), uma disputa decorrente de um contrato de fornecimento de gás referente a pagamentos de royalties e à venda de gás natural liquefeito (GNL).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o Requerente em Pac Rim Cayman LLC v. Republic of El Salvador (Caso ICSID nº ARB/09/12), uma disputa sob o Acordo de Livre Comércio entre a América Central, </w:t>
      </w:r>
      <w:sdt>
        <w:sdtPr>
          <w:id w:val="-1298384190"/>
          <w:tag w:val="goog_rdk_257"/>
        </w:sdtPr>
        <w:sdtContent>
          <w:ins w:author="Carolina Rossini" w:id="118" w:date="2026-01-14T02:46:06Z"/>
          <w:sdt>
            <w:sdtPr>
              <w:id w:val="-1453496331"/>
              <w:tag w:val="goog_rdk_258"/>
            </w:sdtPr>
            <w:sdtContent>
              <w:ins w:author="Carolina Rossini" w:id="118" w:date="2026-01-14T02:46:0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19" w:date="2026-01-14T02:46:06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 </w:t>
                </w:r>
              </w:ins>
            </w:sdtContent>
          </w:sdt>
          <w:ins w:author="Carolina Rossini" w:id="118" w:date="2026-01-14T02:46:06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República Dominicana e</w:t>
      </w:r>
      <w:sdt>
        <w:sdtPr>
          <w:id w:val="584988732"/>
          <w:tag w:val="goog_rdk_259"/>
        </w:sdtPr>
        <w:sdtContent>
          <w:ins w:author="Carolina Rossini" w:id="120" w:date="2026-01-14T02:46:09Z"/>
          <w:sdt>
            <w:sdtPr>
              <w:id w:val="-428089193"/>
              <w:tag w:val="goog_rdk_260"/>
            </w:sdtPr>
            <w:sdtContent>
              <w:ins w:author="Carolina Rossini" w:id="120" w:date="2026-01-14T02:46:0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21" w:date="2026-01-14T02:46:09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 os</w:t>
                </w:r>
              </w:ins>
            </w:sdtContent>
          </w:sdt>
          <w:ins w:author="Carolina Rossini" w:id="120" w:date="2026-01-14T02:46:09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Estados Unidos, </w:t>
      </w:r>
      <w:sdt>
        <w:sdtPr>
          <w:id w:val="1692031281"/>
          <w:tag w:val="goog_rdk_261"/>
        </w:sdtPr>
        <w:sdtContent>
          <w:ins w:author="Carolina Rossini" w:id="122" w:date="2026-01-14T02:46:48Z"/>
          <w:sdt>
            <w:sdtPr>
              <w:id w:val="2001224414"/>
              <w:tag w:val="goog_rdk_262"/>
            </w:sdtPr>
            <w:sdtContent>
              <w:ins w:author="Carolina Rossini" w:id="122" w:date="2026-01-14T02:46:4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23" w:date="2026-01-14T02:46:48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relativa</w:t>
                </w:r>
              </w:ins>
            </w:sdtContent>
          </w:sdt>
          <w:ins w:author="Carolina Rossini" w:id="122" w:date="2026-01-14T02:46:48Z"/>
        </w:sdtContent>
      </w:sdt>
      <w:sdt>
        <w:sdtPr>
          <w:id w:val="-723117061"/>
          <w:tag w:val="goog_rdk_263"/>
        </w:sdtPr>
        <w:sdtContent>
          <w:del w:author="Carolina Rossini" w:id="122" w:date="2026-01-14T02:46:48Z"/>
          <w:sdt>
            <w:sdtPr>
              <w:id w:val="-1993233518"/>
              <w:tag w:val="goog_rdk_264"/>
            </w:sdtPr>
            <w:sdtContent>
              <w:del w:author="Carolina Rossini" w:id="122" w:date="2026-01-14T02:46:4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23" w:date="2026-01-14T02:46:48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referente</w:delText>
                </w:r>
              </w:del>
            </w:sdtContent>
          </w:sdt>
          <w:del w:author="Carolina Rossini" w:id="122" w:date="2026-01-14T02:46:48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recusa do governo em emitir licenças de exploração mineral.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a Ré em Chevron Overseas Finance GmbH v. The Republic of the Philippines (Caso PCA nº 2019-25), uma disputa sob o BIT Filipinas-Suíça e as regras da UNCITRAL envolvendo o campo de gás Malampaya.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</w:t>
      </w:r>
      <w:sdt>
        <w:sdtPr>
          <w:id w:val="1498028656"/>
          <w:tag w:val="goog_rdk_265"/>
        </w:sdtPr>
        <w:sdtContent>
          <w:ins w:author="Carolina Rossini" w:id="124" w:date="2026-01-14T02:47:11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ins>
          <w:sdt>
            <w:sdtPr>
              <w:id w:val="-217258118"/>
              <w:tag w:val="goog_rdk_266"/>
            </w:sdtPr>
            <w:sdtContent>
              <w:ins w:author="Carolina Rossini" w:id="124" w:date="2026-01-14T02:47:1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25" w:date="2026-01-14T02:47:1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no Turquemenistão,</w:t>
                </w:r>
              </w:ins>
            </w:sdtContent>
          </w:sdt>
          <w:ins w:author="Carolina Rossini" w:id="124" w:date="2026-01-14T02:47:11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investidor turco </w:t>
      </w:r>
      <w:sdt>
        <w:sdtPr>
          <w:id w:val="-1758759636"/>
          <w:tag w:val="goog_rdk_267"/>
        </w:sdtPr>
        <w:sdtContent>
          <w:del w:author="Carolina Rossini" w:id="126" w:date="2026-01-14T02:47:08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no Turcomenistão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às proteções previstas em tratados de investimento.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Assessorou</w:t>
      </w:r>
      <w:sdt>
        <w:sdtPr>
          <w:id w:val="-931510113"/>
          <w:tag w:val="goog_rdk_268"/>
        </w:sdtPr>
        <w:sdtContent>
          <w:ins w:author="Carolina Rossini" w:id="127" w:date="2026-01-14T02:46:5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no Peru,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investidor canadense no setor de infraestrutura </w:t>
      </w:r>
      <w:sdt>
        <w:sdtPr>
          <w:id w:val="-1086135864"/>
          <w:tag w:val="goog_rdk_269"/>
        </w:sdtPr>
        <w:sdtContent>
          <w:del w:author="Carolina Rossini" w:id="128" w:date="2026-01-14T02:47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no Peru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às proteções previstas em tratados de investimento.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sdt>
        <w:sdtPr>
          <w:id w:val="-1171299771"/>
          <w:tag w:val="goog_rdk_271"/>
        </w:sdtPr>
        <w:sdtContent>
          <w:ins w:author="Carolina Rossini" w:id="129" w:date="2026-01-14T02:46:13Z"/>
          <w:sdt>
            <w:sdtPr>
              <w:id w:val="1659186761"/>
              <w:tag w:val="goog_rdk_272"/>
            </w:sdtPr>
            <w:sdtContent>
              <w:ins w:author="Carolina Rossini" w:id="129" w:date="2026-01-14T02:46:1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0" w:date="2026-01-14T02:46:13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Assessorou, </w:t>
                </w:r>
              </w:ins>
            </w:sdtContent>
          </w:sdt>
          <w:ins w:author="Carolina Rossini" w:id="129" w:date="2026-01-14T02:46:13Z">
            <w:sdt>
              <w:sdtPr>
                <w:id w:val="479127521"/>
                <w:tag w:val="goog_rdk_27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0" w:date="2026-01-14T02:46:13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na Colômbia,</w:t>
                </w:r>
              </w:sdtContent>
            </w:sdt>
            <w:sdt>
              <w:sdtPr>
                <w:id w:val="-2137140785"/>
                <w:tag w:val="goog_rdk_27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0" w:date="2026-01-14T02:46:13Z"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 um investidor canadense do setor de energia sobre as proteções previstas nos tratados de investimento.</w:t>
                </w:r>
              </w:sdtContent>
            </w:sdt>
          </w:ins>
        </w:sdtContent>
      </w:sdt>
      <w:sdt>
        <w:sdtPr>
          <w:id w:val="753362686"/>
          <w:tag w:val="goog_rdk_275"/>
        </w:sdtPr>
        <w:sdtContent>
          <w:del w:author="Carolina Rossini" w:id="129" w:date="2026-01-14T02:46:13Z"/>
          <w:sdt>
            <w:sdtPr>
              <w:id w:val="-2110349436"/>
              <w:tag w:val="goog_rdk_276"/>
            </w:sdtPr>
            <w:sdtContent>
              <w:del w:author="Carolina Rossini" w:id="129" w:date="2026-01-14T02:46:1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0" w:date="2026-01-14T02:46:13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Assessorou um investidor canadense do setor de energia na Colômbia sobre proteções de tratados de investimento.</w:delText>
                </w:r>
              </w:del>
            </w:sdtContent>
          </w:sdt>
          <w:del w:author="Carolina Rossini" w:id="129" w:date="2026-01-14T02:46:13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Reconhecimento e Execução de Sentenças Arbitrais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Representou a Peticionária Redes Andinas de Comunicaciones S.R.L. v. Republic of Peru, et al (Tribunal Distrital dos EUA para o Distrito de Columbia Ação Civil nº 22-3631), um procedimento para reconhecer e executar duas sentenças arbitrais da ICC.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Análise de Risco e Avaliação de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sdt>
        <w:sdtPr>
          <w:id w:val="-853523467"/>
          <w:tag w:val="goog_rdk_278"/>
        </w:sdtPr>
        <w:sdtContent>
          <w:ins w:author="Carolina Rossini" w:id="131" w:date="2026-01-14T02:50:00Z"/>
          <w:sdt>
            <w:sdtPr>
              <w:id w:val="1047205951"/>
              <w:tag w:val="goog_rdk_279"/>
            </w:sdtPr>
            <w:sdtContent>
              <w:ins w:author="Carolina Rossini" w:id="131" w:date="2026-01-14T02:50:0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2" w:date="2026-01-14T02:50:00Z">
                      <w:rPr/>
                    </w:rPrChange>
                  </w:rPr>
                  <w:t xml:space="preserve">Assessorou financiadores e fundos de investimento na avaliação, valoração e definição de estratégias relacionadas a disputas entre investidores e Estados, bem como a controvérsias comerciais.</w:t>
                </w:r>
              </w:ins>
            </w:sdtContent>
          </w:sdt>
          <w:ins w:author="Carolina Rossini" w:id="131" w:date="2026-01-14T02:50:00Z"/>
        </w:sdtContent>
      </w:sdt>
      <w:sdt>
        <w:sdtPr>
          <w:id w:val="-1537185368"/>
          <w:tag w:val="goog_rdk_280"/>
        </w:sdtPr>
        <w:sdtContent>
          <w:ins w:author="Carolina Rossini" w:id="133" w:date="2026-01-14T02:48:40Z">
            <w:sdt>
              <w:sdtPr>
                <w:id w:val="-397990386"/>
                <w:tag w:val="goog_rdk_281"/>
              </w:sdtPr>
              <w:sdtContent>
                <w:del w:author="Carolina Rossini" w:id="131" w:date="2026-01-14T02:50:00Z"/>
              </w:sdtContent>
            </w:sdt>
          </w:ins>
          <w:sdt>
            <w:sdtPr>
              <w:id w:val="1006819802"/>
              <w:tag w:val="goog_rdk_282"/>
            </w:sdtPr>
            <w:sdtContent>
              <w:ins w:author="Carolina Rossini" w:id="133" w:date="2026-01-14T02:48:40Z">
                <w:del w:author="Carolina Rossini" w:id="131" w:date="2026-01-14T02:50:00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  <w:rPrChange w:author="Carolina Rossini" w:id="132" w:date="2026-01-14T02:50:00Z">
                        <w:rPr/>
                      </w:rPrChange>
                    </w:rPr>
                    <w:delText xml:space="preserve">Assessorou </w:delText>
                  </w:r>
                </w:del>
              </w:ins>
            </w:sdtContent>
          </w:sdt>
          <w:ins w:author="Carolina Rossini" w:id="133" w:date="2026-01-14T02:48:40Z">
            <w:del w:author="Carolina Rossini" w:id="131" w:date="2026-01-14T02:50:00Z"/>
          </w:ins>
        </w:sdtContent>
      </w:sdt>
      <w:sdt>
        <w:sdtPr>
          <w:id w:val="-503653501"/>
          <w:tag w:val="goog_rdk_283"/>
        </w:sdtPr>
        <w:sdtContent>
          <w:del w:author="Carolina Rossini" w:id="131" w:date="2026-01-14T02:50:00Z"/>
          <w:sdt>
            <w:sdtPr>
              <w:id w:val="1973565063"/>
              <w:tag w:val="goog_rdk_284"/>
            </w:sdtPr>
            <w:sdtContent>
              <w:del w:author="Carolina Rossini" w:id="131" w:date="2026-01-14T02:50:0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2" w:date="2026-01-14T02:50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Assisti</w:delText>
                </w:r>
              </w:del>
            </w:sdtContent>
          </w:sdt>
          <w:del w:author="Carolina Rossini" w:id="131" w:date="2026-01-14T02:50:00Z"/>
        </w:sdtContent>
      </w:sdt>
      <w:sdt>
        <w:sdtPr>
          <w:id w:val="1271091691"/>
          <w:tag w:val="goog_rdk_285"/>
        </w:sdtPr>
        <w:sdtContent>
          <w:ins w:author="Carolina Rossini" w:id="134" w:date="2026-01-14T02:48:28Z">
            <w:sdt>
              <w:sdtPr>
                <w:id w:val="-591416614"/>
                <w:tag w:val="goog_rdk_286"/>
              </w:sdtPr>
              <w:sdtContent>
                <w:del w:author="Carolina Rossini" w:id="131" w:date="2026-01-14T02:50:00Z"/>
              </w:sdtContent>
            </w:sdt>
          </w:ins>
          <w:sdt>
            <w:sdtPr>
              <w:id w:val="1634840396"/>
              <w:tag w:val="goog_rdk_287"/>
            </w:sdtPr>
            <w:sdtContent>
              <w:ins w:author="Carolina Rossini" w:id="134" w:date="2026-01-14T02:48:28Z">
                <w:del w:author="Carolina Rossini" w:id="131" w:date="2026-01-14T02:50:00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  <w:rPrChange w:author="Carolina Rossini" w:id="132" w:date="2026-01-14T02:50:00Z">
                        <w:rPr>
                          <w:rFonts w:ascii="Times New Roman" w:cs="Times New Roman" w:eastAsia="Times New Roman" w:hAnsi="Times New Roman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rPrChange>
                    </w:rPr>
                    <w:delText xml:space="preserve">u</w:delText>
                  </w:r>
                </w:del>
              </w:ins>
            </w:sdtContent>
          </w:sdt>
          <w:ins w:author="Carolina Rossini" w:id="134" w:date="2026-01-14T02:48:28Z">
            <w:del w:author="Carolina Rossini" w:id="131" w:date="2026-01-14T02:50:00Z"/>
          </w:ins>
        </w:sdtContent>
      </w:sdt>
      <w:sdt>
        <w:sdtPr>
          <w:id w:val="590572830"/>
          <w:tag w:val="goog_rdk_288"/>
        </w:sdtPr>
        <w:sdtContent>
          <w:del w:author="Carolina Rossini" w:id="131" w:date="2026-01-14T02:50:00Z"/>
          <w:sdt>
            <w:sdtPr>
              <w:id w:val="898284676"/>
              <w:tag w:val="goog_rdk_289"/>
            </w:sdtPr>
            <w:sdtContent>
              <w:del w:author="Carolina Rossini" w:id="131" w:date="2026-01-14T02:50:0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2" w:date="2026-01-14T02:50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financiadores </w:delText>
                </w:r>
              </w:del>
            </w:sdtContent>
          </w:sdt>
          <w:del w:author="Carolina Rossini" w:id="131" w:date="2026-01-14T02:50:00Z">
            <w:sdt>
              <w:sdtPr>
                <w:id w:val="-428519193"/>
                <w:tag w:val="goog_rdk_29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2" w:date="2026-01-14T02:50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terceiros </w:delText>
                </w:r>
              </w:sdtContent>
            </w:sdt>
            <w:sdt>
              <w:sdtPr>
                <w:id w:val="443812586"/>
                <w:tag w:val="goog_rdk_29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2" w:date="2026-01-14T02:50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e fundos de investimento na avaliação, valoração e estratégia de disputas entre investidores</w:delText>
                </w:r>
              </w:sdtContent>
            </w:sdt>
          </w:del>
        </w:sdtContent>
      </w:sdt>
      <w:sdt>
        <w:sdtPr>
          <w:id w:val="2014880058"/>
          <w:tag w:val="goog_rdk_292"/>
        </w:sdtPr>
        <w:sdtContent>
          <w:ins w:author="Carolina Rossini" w:id="135" w:date="2026-01-14T02:48:16Z">
            <w:sdt>
              <w:sdtPr>
                <w:id w:val="772762722"/>
                <w:tag w:val="goog_rdk_293"/>
              </w:sdtPr>
              <w:sdtContent>
                <w:del w:author="Carolina Rossini" w:id="131" w:date="2026-01-14T02:50:00Z"/>
              </w:sdtContent>
            </w:sdt>
          </w:ins>
          <w:sdt>
            <w:sdtPr>
              <w:id w:val="-1395486292"/>
              <w:tag w:val="goog_rdk_294"/>
            </w:sdtPr>
            <w:sdtContent>
              <w:ins w:author="Carolina Rossini" w:id="135" w:date="2026-01-14T02:48:16Z">
                <w:del w:author="Carolina Rossini" w:id="131" w:date="2026-01-14T02:50:00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  <w:rPrChange w:author="Carolina Rossini" w:id="132" w:date="2026-01-14T02:50:00Z">
                        <w:rPr>
                          <w:rFonts w:ascii="Times New Roman" w:cs="Times New Roman" w:eastAsia="Times New Roman" w:hAnsi="Times New Roman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rPrChange>
                    </w:rPr>
                    <w:delText xml:space="preserve">,</w:delText>
                  </w:r>
                </w:del>
              </w:ins>
            </w:sdtContent>
          </w:sdt>
          <w:ins w:author="Carolina Rossini" w:id="135" w:date="2026-01-14T02:48:16Z">
            <w:del w:author="Carolina Rossini" w:id="131" w:date="2026-01-14T02:50:00Z"/>
          </w:ins>
        </w:sdtContent>
      </w:sdt>
      <w:sdt>
        <w:sdtPr>
          <w:id w:val="1525532781"/>
          <w:tag w:val="goog_rdk_295"/>
        </w:sdtPr>
        <w:sdtContent>
          <w:del w:author="Carolina Rossini" w:id="131" w:date="2026-01-14T02:50:00Z"/>
          <w:sdt>
            <w:sdtPr>
              <w:id w:val="-402222200"/>
              <w:tag w:val="goog_rdk_296"/>
            </w:sdtPr>
            <w:sdtContent>
              <w:del w:author="Carolina Rossini" w:id="131" w:date="2026-01-14T02:50:0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2" w:date="2026-01-14T02:50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e</w:delText>
                </w:r>
              </w:del>
            </w:sdtContent>
          </w:sdt>
          <w:del w:author="Carolina Rossini" w:id="131" w:date="2026-01-14T02:50:00Z">
            <w:sdt>
              <w:sdtPr>
                <w:id w:val="1028556689"/>
                <w:tag w:val="goog_rdk_29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2" w:date="2026-01-14T02:50:00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Estados e comerciais.</w:delText>
                </w:r>
              </w:sdtContent>
            </w:sdt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360" w:lineRule="auto"/>
        <w:rPr/>
      </w:pPr>
      <w:sdt>
        <w:sdtPr>
          <w:id w:val="744044125"/>
          <w:tag w:val="goog_rdk_298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RECONHECIMENTO</w:t>
      </w:r>
      <w:sdt>
        <w:sdtPr>
          <w:id w:val="-1313791058"/>
          <w:tag w:val="goog_rdk_299"/>
        </w:sdtPr>
        <w:sdtContent>
          <w:ins w:author="Carolina Rossini" w:id="136" w:date="2026-01-14T03:00:24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S</w:t>
            </w:r>
          </w:ins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Chambers &amp;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EUA, Arbitragem Internacional: Advogado, Faixa 6, Quatro anos classificado.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Brasil, Arbitragem Internacional, Banda 3,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Ranqueada</w:t>
      </w:r>
      <w:sdt>
        <w:sdtPr>
          <w:id w:val="-2039167921"/>
          <w:tag w:val="goog_rdk_300"/>
        </w:sdtPr>
        <w:sdtContent>
          <w:ins w:author="Carolina Rossini" w:id="137" w:date="2026-01-14T02:50:4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ins>
          <w:sdt>
            <w:sdtPr>
              <w:id w:val="722639268"/>
              <w:tag w:val="goog_rdk_301"/>
            </w:sdtPr>
            <w:sdtContent>
              <w:ins w:author="Carolina Rossini" w:id="137" w:date="2026-01-14T02:50:4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38" w:date="2026-01-14T02:50:42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por t</w:t>
                </w:r>
              </w:ins>
            </w:sdtContent>
          </w:sdt>
          <w:ins w:author="Carolina Rossini" w:id="137" w:date="2026-01-14T02:50:42Z"/>
        </w:sdtContent>
      </w:sdt>
      <w:sdt>
        <w:sdtPr>
          <w:id w:val="-1405551340"/>
          <w:tag w:val="goog_rdk_302"/>
        </w:sdtPr>
        <w:sdtContent>
          <w:del w:author="Carolina Rossini" w:id="137" w:date="2026-01-14T02:50:4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T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rês anos</w:t>
      </w:r>
      <w:sdt>
        <w:sdtPr>
          <w:id w:val="273204460"/>
          <w:tag w:val="goog_rdk_303"/>
        </w:sdtPr>
        <w:sdtContent>
          <w:ins w:author="Carolina Rossini" w:id="139" w:date="2026-01-14T02:50:51Z"/>
          <w:sdt>
            <w:sdtPr>
              <w:id w:val="-901672539"/>
              <w:tag w:val="goog_rdk_304"/>
            </w:sdtPr>
            <w:sdtContent>
              <w:ins w:author="Carolina Rossini" w:id="139" w:date="2026-01-14T02:50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0" w:date="2026-01-14T02:50:5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.</w:t>
                </w:r>
              </w:ins>
            </w:sdtContent>
          </w:sdt>
          <w:ins w:author="Carolina Rossini" w:id="139" w:date="2026-01-14T02:50:51Z"/>
        </w:sdtContent>
      </w:sdt>
      <w:sdt>
        <w:sdtPr>
          <w:id w:val="1451878109"/>
          <w:tag w:val="goog_rdk_305"/>
        </w:sdtPr>
        <w:sdtContent>
          <w:del w:author="Carolina Rossini" w:id="139" w:date="2026-01-14T02:50:51Z"/>
          <w:sdt>
            <w:sdtPr>
              <w:id w:val="-1169864683"/>
              <w:tag w:val="goog_rdk_306"/>
            </w:sdtPr>
            <w:sdtContent>
              <w:del w:author="Carolina Rossini" w:id="139" w:date="2026-01-14T02:50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0" w:date="2026-01-14T02:50:5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ranquead</w:delText>
                </w:r>
              </w:del>
            </w:sdtContent>
          </w:sdt>
          <w:del w:author="Carolina Rossini" w:id="139" w:date="2026-01-14T02:50:51Z"/>
        </w:sdtContent>
      </w:sdt>
      <w:sdt>
        <w:sdtPr>
          <w:id w:val="-347152849"/>
          <w:tag w:val="goog_rdk_307"/>
        </w:sdtPr>
        <w:sdtContent>
          <w:ins w:author="Carolina Rossini" w:id="141" w:date="2026-01-14T02:50:20Z">
            <w:sdt>
              <w:sdtPr>
                <w:id w:val="-393615236"/>
                <w:tag w:val="goog_rdk_308"/>
              </w:sdtPr>
              <w:sdtContent>
                <w:del w:author="Carolina Rossini" w:id="139" w:date="2026-01-14T02:50:51Z"/>
              </w:sdtContent>
            </w:sdt>
          </w:ins>
          <w:sdt>
            <w:sdtPr>
              <w:id w:val="-1784491543"/>
              <w:tag w:val="goog_rdk_309"/>
            </w:sdtPr>
            <w:sdtContent>
              <w:ins w:author="Carolina Rossini" w:id="141" w:date="2026-01-14T02:50:20Z">
                <w:del w:author="Carolina Rossini" w:id="139" w:date="2026-01-14T02:50:51Z"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  <w:rPrChange w:author="Carolina Rossini" w:id="140" w:date="2026-01-14T02:50:51Z">
                        <w:rPr>
                          <w:rFonts w:ascii="Times New Roman" w:cs="Times New Roman" w:eastAsia="Times New Roman" w:hAnsi="Times New Roman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rPrChange>
                    </w:rPr>
                    <w:delText xml:space="preserve">a</w:delText>
                  </w:r>
                </w:del>
              </w:ins>
            </w:sdtContent>
          </w:sdt>
          <w:ins w:author="Carolina Rossini" w:id="141" w:date="2026-01-14T02:50:20Z">
            <w:del w:author="Carolina Rossini" w:id="139" w:date="2026-01-14T02:50:51Z"/>
          </w:ins>
        </w:sdtContent>
      </w:sdt>
      <w:sdt>
        <w:sdtPr>
          <w:id w:val="331831206"/>
          <w:tag w:val="goog_rdk_310"/>
        </w:sdtPr>
        <w:sdtContent>
          <w:del w:author="Carolina Rossini" w:id="139" w:date="2026-01-14T02:50:51Z"/>
          <w:sdt>
            <w:sdtPr>
              <w:id w:val="517691014"/>
              <w:tag w:val="goog_rdk_311"/>
            </w:sdtPr>
            <w:sdtContent>
              <w:del w:author="Carolina Rossini" w:id="139" w:date="2026-01-14T02:50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0" w:date="2026-01-14T02:50:51Z">
                      <w:rPr>
                        <w:rFonts w:ascii="Times New Roman" w:cs="Times New Roman" w:eastAsia="Times New Roman" w:hAnsi="Times New Roman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o</w:delText>
                </w:r>
              </w:del>
            </w:sdtContent>
          </w:sdt>
          <w:del w:author="Carolina Rossini" w:id="139" w:date="2026-01-14T02:50:51Z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Legal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EUA, América Latina, Arbitragem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Lexology (anteriormente Who's Who 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Arbitragem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Latin Lawyer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Arbitragem Internacional Aprovada pela LACCA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Latinvex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100 Melhores Advogadas da América Latina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Melhores Advogados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Lawyers in America: Arbitragem Internacional – Comercial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Lawdragon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Advogados Globais em Contencioso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360" w:lineRule="auto"/>
        <w:rPr/>
      </w:pPr>
      <w:sdt>
        <w:sdtPr>
          <w:id w:val="-2087287327"/>
          <w:tag w:val="goog_rdk_312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PUBLICAÇÕES</w:t>
      </w:r>
      <w:sdt>
        <w:sdtPr>
          <w:id w:val="1759530662"/>
          <w:tag w:val="goog_rdk_313"/>
        </w:sdtPr>
        <w:sdtContent>
          <w:ins w:author="Carolina Rossini" w:id="142" w:date="2026-01-14T03:04:35Z">
            <w:commentRangeEnd w:id="1"/>
            <w:r w:rsidDel="00000000" w:rsidR="00000000" w:rsidRPr="00000000">
              <w:commentReference w:id="1"/>
            </w:r>
          </w:ins>
          <w:sdt>
            <w:sdtPr>
              <w:id w:val="-466677344"/>
              <w:tag w:val="goog_rdk_314"/>
            </w:sdtPr>
            <w:sdtContent>
              <w:ins w:author="Carolina Rossini" w:id="142" w:date="2026-01-14T03:04:35Z"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70c0"/>
                    <w:sz w:val="24"/>
                    <w:szCs w:val="24"/>
                    <w:rtl w:val="0"/>
                    <w:rPrChange w:author="Carolina Rossini" w:id="143" w:date="2026-01-14T03:04:35Z">
                      <w:rPr>
                        <w:rFonts w:ascii="Times New Roman" w:cs="Times New Roman" w:eastAsia="Times New Roman" w:hAnsi="Times New Roman"/>
                        <w:b w:val="1"/>
                        <w:bCs w:val="1"/>
                        <w:color w:val="0070c0"/>
                        <w:sz w:val="24"/>
                        <w:szCs w:val="24"/>
                      </w:rPr>
                    </w:rPrChange>
                  </w:rPr>
                  <w:t xml:space="preserve"> </w:t>
                </w:r>
              </w:ins>
            </w:sdtContent>
          </w:sdt>
          <w:ins w:author="Carolina Rossini" w:id="142" w:date="2026-01-14T03:04:35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sdt>
        <w:sdtPr>
          <w:id w:val="1694549731"/>
          <w:tag w:val="goog_rdk_316"/>
        </w:sdtPr>
        <w:sdtContent>
          <w:ins w:author="Carolina Rossini" w:id="144" w:date="2026-01-14T03:01:21Z"/>
          <w:sdt>
            <w:sdtPr>
              <w:id w:val="-191338218"/>
              <w:tag w:val="goog_rdk_317"/>
            </w:sdtPr>
            <w:sdtContent>
              <w:ins w:author="Carolina Rossini" w:id="144" w:date="2026-01-14T03:01:2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5" w:date="2026-01-14T03:01:21Z">
                      <w:rPr/>
                    </w:rPrChange>
                  </w:rPr>
                  <w:t xml:space="preserve">“The Role of Counsel in International Arbitration: Set-Aside Steps,</w:t>
                </w:r>
              </w:ins>
            </w:sdtContent>
          </w:sdt>
          <w:ins w:author="Carolina Rossini" w:id="144" w:date="2026-01-14T03:01:21Z"/>
        </w:sdtContent>
      </w:sdt>
      <w:sdt>
        <w:sdtPr>
          <w:id w:val="551836312"/>
          <w:tag w:val="goog_rdk_318"/>
        </w:sdtPr>
        <w:sdtContent>
          <w:del w:author="Carolina Rossini" w:id="144" w:date="2026-01-14T03:01:21Z"/>
          <w:sdt>
            <w:sdtPr>
              <w:id w:val="325193647"/>
              <w:tag w:val="goog_rdk_319"/>
            </w:sdtPr>
            <w:sdtContent>
              <w:del w:author="Carolina Rossini" w:id="144" w:date="2026-01-14T03:01:2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5" w:date="2026-01-14T03:01:21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"O Papel do Advogado na Arbitragem Internacional: Etapas para Anulação"</w:delText>
                </w:r>
              </w:del>
            </w:sdtContent>
          </w:sdt>
          <w:del w:author="Carolina Rossini" w:id="144" w:date="2026-01-14T03:01:21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sdt>
        <w:sdtPr>
          <w:id w:val="-59700842"/>
          <w:tag w:val="goog_rdk_320"/>
        </w:sdtPr>
        <w:sdtContent>
          <w:ins w:author="Carolina Rossini" w:id="146" w:date="2026-01-14T02:51:08Z"/>
          <w:sdt>
            <w:sdtPr>
              <w:id w:val="-1664165967"/>
              <w:tag w:val="goog_rdk_321"/>
            </w:sdtPr>
            <w:sdtContent>
              <w:ins w:author="Carolina Rossini" w:id="146" w:date="2026-01-14T02:51:0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7" w:date="2026-01-14T02:51:0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t xml:space="preserve">capítulo</w:t>
                </w:r>
              </w:ins>
            </w:sdtContent>
          </w:sdt>
          <w:ins w:author="Carolina Rossini" w:id="146" w:date="2026-01-14T02:51:08Z"/>
        </w:sdtContent>
      </w:sdt>
      <w:sdt>
        <w:sdtPr>
          <w:id w:val="-1346699870"/>
          <w:tag w:val="goog_rdk_322"/>
        </w:sdtPr>
        <w:sdtContent>
          <w:del w:author="Carolina Rossini" w:id="146" w:date="2026-01-14T02:51:08Z"/>
          <w:sdt>
            <w:sdtPr>
              <w:id w:val="692788737"/>
              <w:tag w:val="goog_rdk_323"/>
            </w:sdtPr>
            <w:sdtContent>
              <w:del w:author="Carolina Rossini" w:id="146" w:date="2026-01-14T02:51:0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7" w:date="2026-01-14T02:51:0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Capítulo</w:delText>
                </w:r>
              </w:del>
            </w:sdtContent>
          </w:sdt>
          <w:del w:author="Carolina Rossini" w:id="146" w:date="2026-01-14T02:51:0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livro Arbitragem Internacional na Prática (coautor), editado por Courtney Lotfi, Alicja Zielinska-Eisen e Veronica Sandler Obregon, Kluwer International Law,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"Lei de Arbitragem Comentada: Lei </w:t>
      </w:r>
      <w:sdt>
        <w:sdtPr>
          <w:id w:val="1721277523"/>
          <w:tag w:val="goog_rdk_324"/>
        </w:sdtPr>
        <w:sdtContent>
          <w:ins w:author="Carolina Rossini" w:id="148" w:date="2026-01-14T02:51:11Z"/>
          <w:sdt>
            <w:sdtPr>
              <w:id w:val="-719478595"/>
              <w:tag w:val="goog_rdk_325"/>
            </w:sdtPr>
            <w:sdtContent>
              <w:ins w:author="Carolina Rossini" w:id="148" w:date="2026-01-14T02:51:1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9" w:date="2026-01-14T02:51:11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t xml:space="preserve">nº</w:t>
                </w:r>
              </w:ins>
            </w:sdtContent>
          </w:sdt>
          <w:ins w:author="Carolina Rossini" w:id="148" w:date="2026-01-14T02:51:11Z"/>
        </w:sdtContent>
      </w:sdt>
      <w:sdt>
        <w:sdtPr>
          <w:id w:val="1942693188"/>
          <w:tag w:val="goog_rdk_326"/>
        </w:sdtPr>
        <w:sdtContent>
          <w:del w:author="Carolina Rossini" w:id="148" w:date="2026-01-14T02:51:11Z"/>
          <w:sdt>
            <w:sdtPr>
              <w:id w:val="-1481248240"/>
              <w:tag w:val="goog_rdk_327"/>
            </w:sdtPr>
            <w:sdtContent>
              <w:del w:author="Carolina Rossini" w:id="148" w:date="2026-01-14T02:51:1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49" w:date="2026-01-14T02:51:11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No.</w:delText>
                </w:r>
              </w:del>
            </w:sdtContent>
          </w:sdt>
          <w:del w:author="Carolina Rossini" w:id="148" w:date="2026-01-14T02:51:11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9.307/1996", Coautor, comentários ao Artigo 12, Revista dos Tribunais,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sdt>
        <w:sdtPr>
          <w:id w:val="-1302475186"/>
          <w:tag w:val="goog_rdk_329"/>
        </w:sdtPr>
        <w:sdtContent>
          <w:ins w:author="Carolina Rossini" w:id="150" w:date="2026-01-14T03:02:20Z"/>
          <w:sdt>
            <w:sdtPr>
              <w:id w:val="1387291704"/>
              <w:tag w:val="goog_rdk_330"/>
            </w:sdtPr>
            <w:sdtContent>
              <w:ins w:author="Carolina Rossini" w:id="150" w:date="2026-01-14T03:02:2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1" w:date="2026-01-14T03:02:20Z">
                      <w:rPr/>
                    </w:rPrChange>
                  </w:rPr>
                  <w:t xml:space="preserve">"Litigation Alternatives for COVID-19 Hospitality Disputes"</w:t>
                </w:r>
              </w:ins>
            </w:sdtContent>
          </w:sdt>
          <w:ins w:author="Carolina Rossini" w:id="150" w:date="2026-01-14T03:02:20Z"/>
        </w:sdtContent>
      </w:sdt>
      <w:sdt>
        <w:sdtPr>
          <w:id w:val="-1489580923"/>
          <w:tag w:val="goog_rdk_331"/>
        </w:sdtPr>
        <w:sdtContent>
          <w:del w:author="Carolina Rossini" w:id="150" w:date="2026-01-14T03:02:20Z"/>
          <w:sdt>
            <w:sdtPr>
              <w:id w:val="869021551"/>
              <w:tag w:val="goog_rdk_332"/>
            </w:sdtPr>
            <w:sdtContent>
              <w:del w:author="Carolina Rossini" w:id="150" w:date="2026-01-14T03:02:2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1" w:date="2026-01-14T03:02:20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"Alternativas de Litígio para Disputas na Hospitalidade Relacionadas à COVID-19"</w:delText>
                </w:r>
              </w:del>
            </w:sdtContent>
          </w:sdt>
          <w:del w:author="Carolina Rossini" w:id="150" w:date="2026-01-14T03:02:20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Law360, 11 de maio 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Rule="auto"/>
        <w:rPr/>
      </w:pPr>
      <w:sdt>
        <w:sdtPr>
          <w:id w:val="-1032762082"/>
          <w:tag w:val="goog_rdk_334"/>
        </w:sdtPr>
        <w:sdtContent>
          <w:ins w:author="Carolina Rossini" w:id="152" w:date="2026-01-14T03:02:32Z"/>
          <w:sdt>
            <w:sdtPr>
              <w:id w:val="533266503"/>
              <w:tag w:val="goog_rdk_335"/>
            </w:sdtPr>
            <w:sdtContent>
              <w:ins w:author="Carolina Rossini" w:id="152" w:date="2026-01-14T03:02:3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3" w:date="2026-01-14T03:02:32Z">
                      <w:rPr/>
                    </w:rPrChange>
                  </w:rPr>
                  <w:t xml:space="preserve">"Navigating Investors' Rights under the USMCA"</w:t>
                </w:r>
              </w:ins>
            </w:sdtContent>
          </w:sdt>
          <w:ins w:author="Carolina Rossini" w:id="152" w:date="2026-01-14T03:02:32Z"/>
        </w:sdtContent>
      </w:sdt>
      <w:sdt>
        <w:sdtPr>
          <w:id w:val="1490741031"/>
          <w:tag w:val="goog_rdk_336"/>
        </w:sdtPr>
        <w:sdtContent>
          <w:del w:author="Carolina Rossini" w:id="152" w:date="2026-01-14T03:02:32Z"/>
          <w:sdt>
            <w:sdtPr>
              <w:id w:val="-1487518706"/>
              <w:tag w:val="goog_rdk_337"/>
            </w:sdtPr>
            <w:sdtContent>
              <w:del w:author="Carolina Rossini" w:id="152" w:date="2026-01-14T03:02:3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3" w:date="2026-01-14T03:02:32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"Navegando pelos Direitos dos Investidores sob o USMCA"</w:delText>
                </w:r>
              </w:del>
            </w:sdtContent>
          </w:sdt>
          <w:del w:author="Carolina Rossini" w:id="152" w:date="2026-01-14T03:02:32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Transnational Dispute Management, Vol. 17, Nº 3, março 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60" w:lineRule="auto"/>
        <w:rPr/>
      </w:pPr>
      <w:sdt>
        <w:sdtPr>
          <w:id w:val="-891908850"/>
          <w:tag w:val="goog_rdk_339"/>
        </w:sdtPr>
        <w:sdtContent>
          <w:ins w:author="Carolina Rossini" w:id="154" w:date="2026-01-14T03:02:45Z"/>
          <w:sdt>
            <w:sdtPr>
              <w:id w:val="-1713698714"/>
              <w:tag w:val="goog_rdk_340"/>
            </w:sdtPr>
            <w:sdtContent>
              <w:ins w:author="Carolina Rossini" w:id="154" w:date="2026-01-14T03:02:4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5" w:date="2026-01-14T03:02:45Z">
                      <w:rPr/>
                    </w:rPrChange>
                  </w:rPr>
                  <w:t xml:space="preserve">"Mining Arbitration in Latin America: Social and Environmental Issues in Investment Arbitration Cases"</w:t>
                </w:r>
              </w:ins>
            </w:sdtContent>
          </w:sdt>
          <w:ins w:author="Carolina Rossini" w:id="154" w:date="2026-01-14T03:02:45Z"/>
        </w:sdtContent>
      </w:sdt>
      <w:sdt>
        <w:sdtPr>
          <w:id w:val="1259532089"/>
          <w:tag w:val="goog_rdk_341"/>
        </w:sdtPr>
        <w:sdtContent>
          <w:del w:author="Carolina Rossini" w:id="154" w:date="2026-01-14T03:02:45Z"/>
          <w:sdt>
            <w:sdtPr>
              <w:id w:val="1360064040"/>
              <w:tag w:val="goog_rdk_342"/>
            </w:sdtPr>
            <w:sdtContent>
              <w:del w:author="Carolina Rossini" w:id="154" w:date="2026-01-14T03:02:4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5" w:date="2026-01-14T03:02:45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"Arbitragem em Mineração na América Latina: Questões Sociais e Ambientais em Casos de Arbitragem de Investimento"</w:delText>
                </w:r>
              </w:del>
            </w:sdtContent>
          </w:sdt>
          <w:del w:author="Carolina Rossini" w:id="154" w:date="2026-01-14T03:02:45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Global Arbitration Review: The Guide to Mining Arbitrations, julho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sdt>
        <w:sdtPr>
          <w:id w:val="-1757387107"/>
          <w:tag w:val="goog_rdk_344"/>
        </w:sdtPr>
        <w:sdtContent>
          <w:ins w:author="Carolina Rossini" w:id="156" w:date="2026-01-14T03:02:56Z"/>
          <w:sdt>
            <w:sdtPr>
              <w:id w:val="-1778672118"/>
              <w:tag w:val="goog_rdk_345"/>
            </w:sdtPr>
            <w:sdtContent>
              <w:ins w:author="Carolina Rossini" w:id="156" w:date="2026-01-14T03:02:5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7" w:date="2026-01-14T03:02:56Z">
                      <w:rPr/>
                    </w:rPrChange>
                  </w:rPr>
                  <w:t xml:space="preserve">"Construction contracts in Brazil"</w:t>
                </w:r>
              </w:ins>
            </w:sdtContent>
          </w:sdt>
          <w:ins w:author="Carolina Rossini" w:id="156" w:date="2026-01-14T03:02:56Z"/>
        </w:sdtContent>
      </w:sdt>
      <w:sdt>
        <w:sdtPr>
          <w:id w:val="-765982091"/>
          <w:tag w:val="goog_rdk_346"/>
        </w:sdtPr>
        <w:sdtContent>
          <w:del w:author="Carolina Rossini" w:id="156" w:date="2026-01-14T03:02:56Z"/>
          <w:sdt>
            <w:sdtPr>
              <w:id w:val="-1396297492"/>
              <w:tag w:val="goog_rdk_347"/>
            </w:sdtPr>
            <w:sdtContent>
              <w:del w:author="Carolina Rossini" w:id="156" w:date="2026-01-14T03:02:5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7" w:date="2026-01-14T03:02:56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"Contratos de construção no Brasil"</w:delText>
                </w:r>
              </w:del>
            </w:sdtContent>
          </w:sdt>
          <w:del w:author="Carolina Rossini" w:id="156" w:date="2026-01-14T03:02:56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Lexology Q&amp;A, março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sdt>
        <w:sdtPr>
          <w:id w:val="-1082837804"/>
          <w:tag w:val="goog_rdk_349"/>
        </w:sdtPr>
        <w:sdtContent>
          <w:ins w:author="Carolina Rossini" w:id="158" w:date="2026-01-14T03:03:06Z"/>
          <w:sdt>
            <w:sdtPr>
              <w:id w:val="-514409974"/>
              <w:tag w:val="goog_rdk_350"/>
            </w:sdtPr>
            <w:sdtContent>
              <w:ins w:author="Carolina Rossini" w:id="158" w:date="2026-01-14T03:03:0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9" w:date="2026-01-14T03:03:06Z">
                      <w:rPr/>
                    </w:rPrChange>
                  </w:rPr>
                  <w:t xml:space="preserve">"A structured guide to arbitration law and practice in Brazil"</w:t>
                </w:r>
              </w:ins>
            </w:sdtContent>
          </w:sdt>
          <w:ins w:author="Carolina Rossini" w:id="158" w:date="2026-01-14T03:03:06Z"/>
        </w:sdtContent>
      </w:sdt>
      <w:sdt>
        <w:sdtPr>
          <w:id w:val="-1908864121"/>
          <w:tag w:val="goog_rdk_351"/>
        </w:sdtPr>
        <w:sdtContent>
          <w:del w:author="Carolina Rossini" w:id="158" w:date="2026-01-14T03:03:06Z"/>
          <w:sdt>
            <w:sdtPr>
              <w:id w:val="32628920"/>
              <w:tag w:val="goog_rdk_352"/>
            </w:sdtPr>
            <w:sdtContent>
              <w:del w:author="Carolina Rossini" w:id="158" w:date="2026-01-14T03:03:0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59" w:date="2026-01-14T03:03:06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"Um guia estruturado sobre a lei e prática da arbitragem no Brasil"</w:delText>
                </w:r>
              </w:del>
            </w:sdtContent>
          </w:sdt>
          <w:del w:author="Carolina Rossini" w:id="158" w:date="2026-01-14T03:03:06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Lexology Q&amp;A, setembro de 2014, atualizado em março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sdt>
        <w:sdtPr>
          <w:id w:val="-346803653"/>
          <w:tag w:val="goog_rdk_354"/>
        </w:sdtPr>
        <w:sdtContent>
          <w:ins w:author="Carolina Rossini" w:id="160" w:date="2026-01-14T03:03:18Z"/>
          <w:sdt>
            <w:sdtPr>
              <w:id w:val="-963940183"/>
              <w:tag w:val="goog_rdk_355"/>
            </w:sdtPr>
            <w:sdtContent>
              <w:ins w:author="Carolina Rossini" w:id="160" w:date="2026-01-14T03:03:1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1" w:date="2026-01-14T03:03:18Z">
                      <w:rPr/>
                    </w:rPrChange>
                  </w:rPr>
                  <w:t xml:space="preserve">"United States: Arbitration Q&amp;A",</w:t>
                </w:r>
              </w:ins>
            </w:sdtContent>
          </w:sdt>
          <w:ins w:author="Carolina Rossini" w:id="160" w:date="2026-01-14T03:03:18Z"/>
        </w:sdtContent>
      </w:sdt>
      <w:sdt>
        <w:sdtPr>
          <w:id w:val="2035391267"/>
          <w:tag w:val="goog_rdk_356"/>
        </w:sdtPr>
        <w:sdtContent>
          <w:del w:author="Carolina Rossini" w:id="160" w:date="2026-01-14T03:03:18Z"/>
          <w:sdt>
            <w:sdtPr>
              <w:id w:val="-1912170578"/>
              <w:tag w:val="goog_rdk_357"/>
            </w:sdtPr>
            <w:sdtContent>
              <w:del w:author="Carolina Rossini" w:id="160" w:date="2026-01-14T03:03:1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1" w:date="2026-01-14T03:03:1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"Estados Unidos: Perguntas e Respostas sobre Arbitragem"</w:delText>
                </w:r>
              </w:del>
            </w:sdtContent>
          </w:sdt>
          <w:del w:author="Carolina Rossini" w:id="160" w:date="2026-01-14T03:03:1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In-House Lawyer, outubro de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"Arbitragem Comercial Envolvendo Administração Pública: uma Realidade na América Latina?", Revista Visão Jurídica, abril de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"Lições a Respeito de Decisões Vinculantes e Não Finais Proferidas por Dispute Adjudication Boards: o Caso CRW Joint Operation v. PT Perusahaan Gas Negara (PERSERO)", Revista de Arbitragem e Mediação – RArb, nº 48, abril de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sdt>
        <w:sdtPr>
          <w:id w:val="1838161656"/>
          <w:tag w:val="goog_rdk_359"/>
        </w:sdtPr>
        <w:sdtContent>
          <w:ins w:author="Carolina Rossini" w:id="162" w:date="2026-01-14T03:03:51Z"/>
          <w:sdt>
            <w:sdtPr>
              <w:id w:val="-223854253"/>
              <w:tag w:val="goog_rdk_360"/>
            </w:sdtPr>
            <w:sdtContent>
              <w:ins w:author="Carolina Rossini" w:id="162" w:date="2026-01-14T03:03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3" w:date="2026-01-14T03:03:51Z">
                      <w:rPr/>
                    </w:rPrChange>
                  </w:rPr>
                  <w:t xml:space="preserve">"Directrices Prácticas Para la Redacción del Acuerdo Arbitral"</w:t>
                </w:r>
              </w:ins>
            </w:sdtContent>
          </w:sdt>
          <w:ins w:author="Carolina Rossini" w:id="162" w:date="2026-01-14T03:03:51Z"/>
        </w:sdtContent>
      </w:sdt>
      <w:sdt>
        <w:sdtPr>
          <w:id w:val="-1548510926"/>
          <w:tag w:val="goog_rdk_361"/>
        </w:sdtPr>
        <w:sdtContent>
          <w:del w:author="Carolina Rossini" w:id="162" w:date="2026-01-14T03:03:51Z"/>
          <w:sdt>
            <w:sdtPr>
              <w:id w:val="238142660"/>
              <w:tag w:val="goog_rdk_362"/>
            </w:sdtPr>
            <w:sdtContent>
              <w:del w:author="Carolina Rossini" w:id="162" w:date="2026-01-14T03:03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3" w:date="2026-01-14T03:03:51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"Diretrizes Práticas para a Redação do Acordo Arbitral"</w:delText>
                </w:r>
              </w:del>
            </w:sdtContent>
          </w:sdt>
          <w:del w:author="Carolina Rossini" w:id="162" w:date="2026-01-14T03:03:51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Tratado de Direito Arbitral, Vol. 2 (Coautor), março de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sdt>
        <w:sdtPr>
          <w:id w:val="-707200602"/>
          <w:tag w:val="goog_rdk_364"/>
        </w:sdtPr>
        <w:sdtContent>
          <w:ins w:author="Carolina Rossini" w:id="164" w:date="2026-01-14T03:04:05Z"/>
          <w:sdt>
            <w:sdtPr>
              <w:id w:val="717251990"/>
              <w:tag w:val="goog_rdk_365"/>
            </w:sdtPr>
            <w:sdtContent>
              <w:ins w:author="Carolina Rossini" w:id="164" w:date="2026-01-14T03:04:0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5" w:date="2026-01-14T03:04:05Z">
                      <w:rPr/>
                    </w:rPrChange>
                  </w:rPr>
                  <w:t xml:space="preserve">"US Judicial Discovery in Private International Arbitration: Outlook Remains Uncertain"</w:t>
                </w:r>
              </w:ins>
            </w:sdtContent>
          </w:sdt>
          <w:ins w:author="Carolina Rossini" w:id="164" w:date="2026-01-14T03:04:05Z"/>
        </w:sdtContent>
      </w:sdt>
      <w:sdt>
        <w:sdtPr>
          <w:id w:val="575990532"/>
          <w:tag w:val="goog_rdk_366"/>
        </w:sdtPr>
        <w:sdtContent>
          <w:del w:author="Carolina Rossini" w:id="164" w:date="2026-01-14T03:04:05Z"/>
          <w:sdt>
            <w:sdtPr>
              <w:id w:val="-1485854100"/>
              <w:tag w:val="goog_rdk_367"/>
            </w:sdtPr>
            <w:sdtContent>
              <w:del w:author="Carolina Rossini" w:id="164" w:date="2026-01-14T03:04:0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5" w:date="2026-01-14T03:04:05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"Descoberta Judicial dos EUA na Arbitragem Internacional Privada: Perspectivas Permanecem Incertas"</w:delText>
                </w:r>
              </w:del>
            </w:sdtContent>
          </w:sdt>
          <w:del w:author="Carolina Rossini" w:id="164" w:date="2026-01-14T03:04:05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Miami Arbitration Reports, Vol. 1, Nº 5, outubro de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PALESTRAS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sdt>
        <w:sdtPr>
          <w:id w:val="1701755330"/>
          <w:tag w:val="goog_rdk_369"/>
        </w:sdtPr>
        <w:sdtContent>
          <w:ins w:author="Carolina Rossini" w:id="166" w:date="2026-01-14T03:05:10Z"/>
          <w:sdt>
            <w:sdtPr>
              <w:id w:val="-786451911"/>
              <w:tag w:val="goog_rdk_370"/>
            </w:sdtPr>
            <w:sdtContent>
              <w:ins w:author="Carolina Rossini" w:id="166" w:date="2026-01-14T03:05:1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7" w:date="2026-01-14T03:05:10Z">
                      <w:rPr/>
                    </w:rPrChange>
                  </w:rPr>
                  <w:t xml:space="preserve">"Corruption in Arbitration: Tackling Fraud and Bribery in Latin America's Commercial Landscape", </w:t>
                </w:r>
              </w:ins>
            </w:sdtContent>
          </w:sdt>
          <w:ins w:author="Carolina Rossini" w:id="166" w:date="2026-01-14T03:05:10Z"/>
        </w:sdtContent>
      </w:sdt>
      <w:sdt>
        <w:sdtPr>
          <w:id w:val="-675114414"/>
          <w:tag w:val="goog_rdk_371"/>
        </w:sdtPr>
        <w:sdtContent>
          <w:del w:author="Carolina Rossini" w:id="166" w:date="2026-01-14T03:05:10Z"/>
          <w:sdt>
            <w:sdtPr>
              <w:id w:val="-1622612078"/>
              <w:tag w:val="goog_rdk_372"/>
            </w:sdtPr>
            <w:sdtContent>
              <w:del w:author="Carolina Rossini" w:id="166" w:date="2026-01-14T03:05:1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7" w:date="2026-01-14T03:05:10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"Corrupção na Arbitragem: Combatendo Fraude e Suborno no Cenário Comercial da América Latina", </w:delText>
                </w:r>
              </w:del>
            </w:sdtContent>
          </w:sdt>
          <w:del w:author="Carolina Rossini" w:id="166" w:date="2026-01-14T03:05:10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HardTalk Miami, 4 de dezembro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"Disputas em Infraestrutura Energética", AIEN/ICC: Resolução de Conflitos no Setor de Energia, Rio de Janeiro, 3 de outubro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sdt>
        <w:sdtPr>
          <w:id w:val="1127887755"/>
          <w:tag w:val="goog_rdk_374"/>
        </w:sdtPr>
        <w:sdtContent>
          <w:ins w:author="Carolina Rossini" w:id="168" w:date="2026-01-14T03:05:24Z"/>
          <w:sdt>
            <w:sdtPr>
              <w:id w:val="1096753700"/>
              <w:tag w:val="goog_rdk_375"/>
            </w:sdtPr>
            <w:sdtContent>
              <w:ins w:author="Carolina Rossini" w:id="168" w:date="2026-01-14T03:05:2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9" w:date="2026-01-14T03:05:24Z">
                      <w:rPr/>
                    </w:rPrChange>
                  </w:rPr>
                  <w:t xml:space="preserve">"Parallel Arbitration and Criminal Proceedings Involving Corruption Allegations"</w:t>
                </w:r>
              </w:ins>
            </w:sdtContent>
          </w:sdt>
          <w:ins w:author="Carolina Rossini" w:id="168" w:date="2026-01-14T03:05:24Z"/>
        </w:sdtContent>
      </w:sdt>
      <w:sdt>
        <w:sdtPr>
          <w:id w:val="-1881555859"/>
          <w:tag w:val="goog_rdk_376"/>
        </w:sdtPr>
        <w:sdtContent>
          <w:del w:author="Carolina Rossini" w:id="168" w:date="2026-01-14T03:05:24Z"/>
          <w:sdt>
            <w:sdtPr>
              <w:id w:val="-1086923171"/>
              <w:tag w:val="goog_rdk_377"/>
            </w:sdtPr>
            <w:sdtContent>
              <w:del w:author="Carolina Rossini" w:id="168" w:date="2026-01-14T03:05:2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69" w:date="2026-01-14T03:05:24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"Arbitragem Paralela e Processos Criminais Envolvendo Alegações de Corrupção"</w:delText>
                </w:r>
              </w:del>
            </w:sdtContent>
          </w:sdt>
          <w:del w:author="Carolina Rossini" w:id="168" w:date="2026-01-14T03:05:24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Sovereign &amp; States Litigation Summit USA, Washington D.C., 24 de setembro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sdt>
        <w:sdtPr>
          <w:id w:val="205815794"/>
          <w:tag w:val="goog_rdk_379"/>
        </w:sdtPr>
        <w:sdtContent>
          <w:ins w:author="Carolina Rossini" w:id="170" w:date="2026-01-14T03:05:37Z"/>
          <w:sdt>
            <w:sdtPr>
              <w:id w:val="384561492"/>
              <w:tag w:val="goog_rdk_380"/>
            </w:sdtPr>
            <w:sdtContent>
              <w:ins w:author="Carolina Rossini" w:id="170" w:date="2026-01-14T03:05:3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1" w:date="2026-01-14T03:05:37Z">
                      <w:rPr/>
                    </w:rPrChange>
                  </w:rPr>
                  <w:t xml:space="preserve">"International Construction Arbitration: Infrastructure Projects with Sovereigns"</w:t>
                </w:r>
              </w:ins>
            </w:sdtContent>
          </w:sdt>
          <w:ins w:author="Carolina Rossini" w:id="170" w:date="2026-01-14T03:05:37Z"/>
        </w:sdtContent>
      </w:sdt>
      <w:sdt>
        <w:sdtPr>
          <w:id w:val="-342980846"/>
          <w:tag w:val="goog_rdk_381"/>
        </w:sdtPr>
        <w:sdtContent>
          <w:del w:author="Carolina Rossini" w:id="170" w:date="2026-01-14T03:05:37Z"/>
          <w:sdt>
            <w:sdtPr>
              <w:id w:val="-218657325"/>
              <w:tag w:val="goog_rdk_382"/>
            </w:sdtPr>
            <w:sdtContent>
              <w:del w:author="Carolina Rossini" w:id="170" w:date="2026-01-14T03:05:3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1" w:date="2026-01-14T03:05:37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"Arbitragem Internacional em Construção: Projetos de Infraestrutura com Estados Soberanos"</w:delText>
                </w:r>
              </w:del>
            </w:sdtContent>
          </w:sdt>
          <w:del w:author="Carolina Rossini" w:id="170" w:date="2026-01-14T03:05:37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iLaw2025 The ILS Global Forum on International Law AAA-ICDR International Arbitration Track, 7 de fevereiro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sdt>
        <w:sdtPr>
          <w:id w:val="-679595362"/>
          <w:tag w:val="goog_rdk_384"/>
        </w:sdtPr>
        <w:sdtContent>
          <w:ins w:author="Carolina Rossini" w:id="172" w:date="2026-01-14T03:06:13Z"/>
          <w:sdt>
            <w:sdtPr>
              <w:id w:val="1453228468"/>
              <w:tag w:val="goog_rdk_385"/>
            </w:sdtPr>
            <w:sdtContent>
              <w:ins w:author="Carolina Rossini" w:id="172" w:date="2026-01-14T03:06:1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3" w:date="2026-01-14T03:06:13Z">
                      <w:rPr/>
                    </w:rPrChange>
                  </w:rPr>
                  <w:t xml:space="preserve">"Increase in Disputes in Oil &amp; Gas Industry”</w:t>
                </w:r>
              </w:ins>
            </w:sdtContent>
          </w:sdt>
          <w:ins w:author="Carolina Rossini" w:id="172" w:date="2026-01-14T03:06:13Z"/>
        </w:sdtContent>
      </w:sdt>
      <w:sdt>
        <w:sdtPr>
          <w:id w:val="-1805323616"/>
          <w:tag w:val="goog_rdk_386"/>
        </w:sdtPr>
        <w:sdtContent>
          <w:del w:author="Carolina Rossini" w:id="172" w:date="2026-01-14T03:06:13Z"/>
          <w:sdt>
            <w:sdtPr>
              <w:id w:val="-198885311"/>
              <w:tag w:val="goog_rdk_387"/>
            </w:sdtPr>
            <w:sdtContent>
              <w:del w:author="Carolina Rossini" w:id="172" w:date="2026-01-14T03:06:1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3" w:date="2026-01-14T03:06:13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"Aumento de Disputas na Indústria de Petróleo e Gás"</w:delText>
                </w:r>
              </w:del>
            </w:sdtContent>
          </w:sdt>
          <w:del w:author="Carolina Rossini" w:id="172" w:date="2026-01-14T03:06:13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HardTalk, Miami, 4 de dezembro de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sdt>
        <w:sdtPr>
          <w:id w:val="332936191"/>
          <w:tag w:val="goog_rdk_389"/>
        </w:sdtPr>
        <w:sdtContent>
          <w:ins w:author="Carolina Rossini" w:id="174" w:date="2026-01-14T03:05:51Z"/>
          <w:sdt>
            <w:sdtPr>
              <w:id w:val="-2003465386"/>
              <w:tag w:val="goog_rdk_390"/>
            </w:sdtPr>
            <w:sdtContent>
              <w:ins w:author="Carolina Rossini" w:id="174" w:date="2026-01-14T03:05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5" w:date="2026-01-14T03:05:51Z">
                      <w:rPr/>
                    </w:rPrChange>
                  </w:rPr>
                  <w:t xml:space="preserve">"The Future of International Arbitration"</w:t>
                </w:r>
              </w:ins>
            </w:sdtContent>
          </w:sdt>
          <w:ins w:author="Carolina Rossini" w:id="174" w:date="2026-01-14T03:05:51Z"/>
        </w:sdtContent>
      </w:sdt>
      <w:sdt>
        <w:sdtPr>
          <w:id w:val="-497150607"/>
          <w:tag w:val="goog_rdk_391"/>
        </w:sdtPr>
        <w:sdtContent>
          <w:del w:author="Carolina Rossini" w:id="174" w:date="2026-01-14T03:05:51Z"/>
          <w:sdt>
            <w:sdtPr>
              <w:id w:val="-1938004061"/>
              <w:tag w:val="goog_rdk_392"/>
            </w:sdtPr>
            <w:sdtContent>
              <w:del w:author="Carolina Rossini" w:id="174" w:date="2026-01-14T03:05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5" w:date="2026-01-14T03:05:51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"O Futuro da Arbitragem Internacional"</w:delText>
                </w:r>
              </w:del>
            </w:sdtContent>
          </w:sdt>
          <w:del w:author="Carolina Rossini" w:id="174" w:date="2026-01-14T03:05:51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Georgetown University Law Centre, Washington D.C., 29 de fevereiro de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sdt>
        <w:sdtPr>
          <w:id w:val="1477110925"/>
          <w:tag w:val="goog_rdk_394"/>
        </w:sdtPr>
        <w:sdtContent>
          <w:ins w:author="Carolina Rossini" w:id="176" w:date="2026-01-14T03:06:28Z"/>
          <w:sdt>
            <w:sdtPr>
              <w:id w:val="153781822"/>
              <w:tag w:val="goog_rdk_395"/>
            </w:sdtPr>
            <w:sdtContent>
              <w:ins w:author="Carolina Rossini" w:id="176" w:date="2026-01-14T03:06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7" w:date="2026-01-14T03:06:28Z">
                      <w:rPr/>
                    </w:rPrChange>
                  </w:rPr>
                  <w:t xml:space="preserve">"So You're an International Arbitrator, How to Approach and Handle Some of the Issues That May Arise"</w:t>
                </w:r>
              </w:ins>
            </w:sdtContent>
          </w:sdt>
          <w:ins w:author="Carolina Rossini" w:id="176" w:date="2026-01-14T03:06:28Z"/>
        </w:sdtContent>
      </w:sdt>
      <w:sdt>
        <w:sdtPr>
          <w:id w:val="497394527"/>
          <w:tag w:val="goog_rdk_396"/>
        </w:sdtPr>
        <w:sdtContent>
          <w:del w:author="Carolina Rossini" w:id="176" w:date="2026-01-14T03:06:28Z"/>
          <w:sdt>
            <w:sdtPr>
              <w:id w:val="-1701306862"/>
              <w:tag w:val="goog_rdk_397"/>
            </w:sdtPr>
            <w:sdtContent>
              <w:del w:author="Carolina Rossini" w:id="176" w:date="2026-01-14T03:06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7" w:date="2026-01-14T03:06:2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"Então Você é um Árbitro Internacional, Como Abordar e Lidar com Algumas das Questões que Podem Surgir"</w:delText>
                </w:r>
              </w:del>
            </w:sdtContent>
          </w:sdt>
          <w:del w:author="Carolina Rossini" w:id="176" w:date="2026-01-14T03:06:2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iLaw2024 The ILS Global Forum on International Law AAA-ICDR International Arbitration Track, 16 de fevereiro de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sdt>
        <w:sdtPr>
          <w:id w:val="-300115478"/>
          <w:tag w:val="goog_rdk_399"/>
        </w:sdtPr>
        <w:sdtContent>
          <w:ins w:author="Carolina Rossini" w:id="178" w:date="2026-01-14T03:06:41Z"/>
          <w:sdt>
            <w:sdtPr>
              <w:id w:val="1162554224"/>
              <w:tag w:val="goog_rdk_400"/>
            </w:sdtPr>
            <w:sdtContent>
              <w:ins w:author="Carolina Rossini" w:id="178" w:date="2026-01-14T03:06:4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9" w:date="2026-01-14T03:06:41Z">
                      <w:rPr/>
                    </w:rPrChange>
                  </w:rPr>
                  <w:t xml:space="preserve">"Considerations About the Seat of Arbitration"</w:t>
                </w:r>
              </w:ins>
            </w:sdtContent>
          </w:sdt>
          <w:ins w:author="Carolina Rossini" w:id="178" w:date="2026-01-14T03:06:41Z"/>
        </w:sdtContent>
      </w:sdt>
      <w:sdt>
        <w:sdtPr>
          <w:id w:val="-382582263"/>
          <w:tag w:val="goog_rdk_401"/>
        </w:sdtPr>
        <w:sdtContent>
          <w:del w:author="Carolina Rossini" w:id="178" w:date="2026-01-14T03:06:41Z"/>
          <w:sdt>
            <w:sdtPr>
              <w:id w:val="-1767199154"/>
              <w:tag w:val="goog_rdk_402"/>
            </w:sdtPr>
            <w:sdtContent>
              <w:del w:author="Carolina Rossini" w:id="178" w:date="2026-01-14T03:06:4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79" w:date="2026-01-14T03:06:41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"Considerações Sobre a Sede da Arbitragem"</w:delText>
                </w:r>
              </w:del>
            </w:sdtContent>
          </w:sdt>
          <w:del w:author="Carolina Rossini" w:id="178" w:date="2026-01-14T03:06:41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Georgetown Brazilian Arbitration Day, University Law Centre, Washington D.C., 24 de janeiro de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sdt>
        <w:sdtPr>
          <w:id w:val="-21713254"/>
          <w:tag w:val="goog_rdk_404"/>
        </w:sdtPr>
        <w:sdtContent>
          <w:ins w:author="Carolina Rossini" w:id="180" w:date="2026-01-14T03:06:56Z"/>
          <w:sdt>
            <w:sdtPr>
              <w:id w:val="-105664419"/>
              <w:tag w:val="goog_rdk_405"/>
            </w:sdtPr>
            <w:sdtContent>
              <w:ins w:author="Carolina Rossini" w:id="180" w:date="2026-01-14T03:06:5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1" w:date="2026-01-14T03:06:56Z">
                      <w:rPr/>
                    </w:rPrChange>
                  </w:rPr>
                  <w:t xml:space="preserve">"Greener Grass or Scorched Earth: The Impact of Legislation and Court Reform on Arbitration Friendliness in the Americas"</w:t>
                </w:r>
              </w:ins>
            </w:sdtContent>
          </w:sdt>
          <w:ins w:author="Carolina Rossini" w:id="180" w:date="2026-01-14T03:06:56Z"/>
        </w:sdtContent>
      </w:sdt>
      <w:sdt>
        <w:sdtPr>
          <w:id w:val="-2027514772"/>
          <w:tag w:val="goog_rdk_406"/>
        </w:sdtPr>
        <w:sdtContent>
          <w:del w:author="Carolina Rossini" w:id="180" w:date="2026-01-14T03:06:56Z"/>
          <w:sdt>
            <w:sdtPr>
              <w:id w:val="1506163634"/>
              <w:tag w:val="goog_rdk_407"/>
            </w:sdtPr>
            <w:sdtContent>
              <w:del w:author="Carolina Rossini" w:id="180" w:date="2026-01-14T03:06:5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1" w:date="2026-01-14T03:06:56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"Grama Mais Verde ou Terra Queimada: O Impacto da Legislação e da Reforma do Judiciário na Amigabilidade da Arbitragem nas Américas"</w:delText>
                </w:r>
              </w:del>
            </w:sdtContent>
          </w:sdt>
          <w:del w:author="Carolina Rossini" w:id="180" w:date="2026-01-14T03:06:56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Chartered Institute – North American Branch e JAMS, Miami, 8 de novembro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sdt>
        <w:sdtPr>
          <w:id w:val="2007243280"/>
          <w:tag w:val="goog_rdk_409"/>
        </w:sdtPr>
        <w:sdtContent>
          <w:ins w:author="Carolina Rossini" w:id="182" w:date="2026-01-14T03:07:10Z"/>
          <w:sdt>
            <w:sdtPr>
              <w:id w:val="1548242649"/>
              <w:tag w:val="goog_rdk_410"/>
            </w:sdtPr>
            <w:sdtContent>
              <w:ins w:author="Carolina Rossini" w:id="182" w:date="2026-01-14T03:07:1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3" w:date="2026-01-14T03:07:10Z">
                      <w:rPr/>
                    </w:rPrChange>
                  </w:rPr>
                  <w:t xml:space="preserve">"Roundtable on Enforcement Proceedings, Asset Tracing and Funding to Enforce and Collect"</w:t>
                </w:r>
              </w:ins>
            </w:sdtContent>
          </w:sdt>
          <w:ins w:author="Carolina Rossini" w:id="182" w:date="2026-01-14T03:07:10Z"/>
        </w:sdtContent>
      </w:sdt>
      <w:sdt>
        <w:sdtPr>
          <w:id w:val="-732535594"/>
          <w:tag w:val="goog_rdk_411"/>
        </w:sdtPr>
        <w:sdtContent>
          <w:del w:author="Carolina Rossini" w:id="182" w:date="2026-01-14T03:07:10Z"/>
          <w:sdt>
            <w:sdtPr>
              <w:id w:val="580762681"/>
              <w:tag w:val="goog_rdk_412"/>
            </w:sdtPr>
            <w:sdtContent>
              <w:del w:author="Carolina Rossini" w:id="182" w:date="2026-01-14T03:07:1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3" w:date="2026-01-14T03:07:10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"Rodada de Discussão sobre Procedimentos de Execução, Rastreamento de Ativos e Financiamento para Executar e Cobrar"</w:delText>
                </w:r>
              </w:del>
            </w:sdtContent>
          </w:sdt>
          <w:del w:author="Carolina Rossini" w:id="182" w:date="2026-01-14T03:07:10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Miami International Arbitration Society, Miami, 18 de outubro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"Contratos Comerciais e Arbitragem em Setores Regulados: Autonomia das Partes e Heteronomia Regulatória", 22ª Conferência Internacional de Arbitragem do CBAR, Rio de Janeiro, 14 de setembro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"As Procedimentos Arbitrais", Escola de Verão em Arbitragem Internacional, NOVA School of Law, Lisboa, julho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sdt>
        <w:sdtPr>
          <w:id w:val="-10628626"/>
          <w:tag w:val="goog_rdk_414"/>
        </w:sdtPr>
        <w:sdtContent>
          <w:ins w:author="Carolina Rossini" w:id="184" w:date="2026-01-14T03:07:59Z"/>
          <w:sdt>
            <w:sdtPr>
              <w:id w:val="-101060652"/>
              <w:tag w:val="goog_rdk_415"/>
            </w:sdtPr>
            <w:sdtContent>
              <w:ins w:author="Carolina Rossini" w:id="184" w:date="2026-01-14T03:07:5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5" w:date="2026-01-14T03:07:59Z">
                      <w:rPr/>
                    </w:rPrChange>
                  </w:rPr>
                  <w:t xml:space="preserve">"Corruption in International Arbitration and Enforcement Proceedings"</w:t>
                </w:r>
              </w:ins>
            </w:sdtContent>
          </w:sdt>
          <w:ins w:author="Carolina Rossini" w:id="184" w:date="2026-01-14T03:07:59Z"/>
        </w:sdtContent>
      </w:sdt>
      <w:sdt>
        <w:sdtPr>
          <w:id w:val="-491225146"/>
          <w:tag w:val="goog_rdk_416"/>
        </w:sdtPr>
        <w:sdtContent>
          <w:del w:author="Carolina Rossini" w:id="184" w:date="2026-01-14T03:07:59Z"/>
          <w:sdt>
            <w:sdtPr>
              <w:id w:val="-512228119"/>
              <w:tag w:val="goog_rdk_417"/>
            </w:sdtPr>
            <w:sdtContent>
              <w:del w:author="Carolina Rossini" w:id="184" w:date="2026-01-14T03:07:5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5" w:date="2026-01-14T03:07:59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"Corrupção na Arbitragem Internacional e em Procedimentos de Execução"</w:delText>
                </w:r>
              </w:del>
            </w:sdtContent>
          </w:sdt>
          <w:del w:author="Carolina Rossini" w:id="184" w:date="2026-01-14T03:07:59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Conferência Anual da Penn Carey Law International Arbitration Association, 24 de março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"Discovery em Arbitragem Internacional", Mesa Redonda do Grupo de Estudo do Comitê Brasileiro de Arbitragem (CBAR), 16 de março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"Os Impactos Práticos da Decisão da Suprema Corte sobre a Descoberta na Seção 1782", II Dia Brasileiro de Arbitragem organizado pela Georgetown University e Canal Arbitragem, 26 de janeiro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sdt>
        <w:sdtPr>
          <w:id w:val="-518976620"/>
          <w:tag w:val="goog_rdk_419"/>
        </w:sdtPr>
        <w:sdtContent>
          <w:ins w:author="Carolina Rossini" w:id="186" w:date="2026-01-14T03:08:28Z"/>
          <w:sdt>
            <w:sdtPr>
              <w:id w:val="-298777900"/>
              <w:tag w:val="goog_rdk_420"/>
            </w:sdtPr>
            <w:sdtContent>
              <w:ins w:author="Carolina Rossini" w:id="186" w:date="2026-01-14T03:08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7" w:date="2026-01-14T03:08:28Z">
                      <w:rPr/>
                    </w:rPrChange>
                  </w:rPr>
                  <w:t xml:space="preserve">"Practical Issues on Producing Evidence in International Arbitration",</w:t>
                </w:r>
              </w:ins>
            </w:sdtContent>
          </w:sdt>
          <w:ins w:author="Carolina Rossini" w:id="186" w:date="2026-01-14T03:08:28Z"/>
        </w:sdtContent>
      </w:sdt>
      <w:sdt>
        <w:sdtPr>
          <w:id w:val="787257356"/>
          <w:tag w:val="goog_rdk_421"/>
        </w:sdtPr>
        <w:sdtContent>
          <w:del w:author="Carolina Rossini" w:id="186" w:date="2026-01-14T03:08:28Z"/>
          <w:sdt>
            <w:sdtPr>
              <w:id w:val="2084451864"/>
              <w:tag w:val="goog_rdk_422"/>
            </w:sdtPr>
            <w:sdtContent>
              <w:del w:author="Carolina Rossini" w:id="186" w:date="2026-01-14T03:08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7" w:date="2026-01-14T03:08:2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"Issues Práticos na Produção de Provas em Arbitragem Internacional"</w:delText>
                </w:r>
              </w:del>
            </w:sdtContent>
          </w:sdt>
          <w:del w:author="Carolina Rossini" w:id="186" w:date="2026-01-14T03:08:2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New York University, Columbia University e Câmara de Comércio Brasil-Estados Unidos, 26 de agosto de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sdt>
        <w:sdtPr>
          <w:id w:val="-804732042"/>
          <w:tag w:val="goog_rdk_424"/>
        </w:sdtPr>
        <w:sdtContent>
          <w:ins w:author="Carolina Rossini" w:id="188" w:date="2026-01-14T03:08:44Z"/>
          <w:sdt>
            <w:sdtPr>
              <w:id w:val="201761414"/>
              <w:tag w:val="goog_rdk_425"/>
            </w:sdtPr>
            <w:sdtContent>
              <w:ins w:author="Carolina Rossini" w:id="188" w:date="2026-01-14T03:08:4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9" w:date="2026-01-14T03:08:44Z">
                      <w:rPr/>
                    </w:rPrChange>
                  </w:rPr>
                  <w:t xml:space="preserve">"Supply Chain Disputes"</w:t>
                </w:r>
              </w:ins>
            </w:sdtContent>
          </w:sdt>
          <w:ins w:author="Carolina Rossini" w:id="188" w:date="2026-01-14T03:08:44Z"/>
        </w:sdtContent>
      </w:sdt>
      <w:sdt>
        <w:sdtPr>
          <w:id w:val="-759713860"/>
          <w:tag w:val="goog_rdk_426"/>
        </w:sdtPr>
        <w:sdtContent>
          <w:del w:author="Carolina Rossini" w:id="188" w:date="2026-01-14T03:08:44Z"/>
          <w:sdt>
            <w:sdtPr>
              <w:id w:val="472478649"/>
              <w:tag w:val="goog_rdk_427"/>
            </w:sdtPr>
            <w:sdtContent>
              <w:del w:author="Carolina Rossini" w:id="188" w:date="2026-01-14T03:08:4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89" w:date="2026-01-14T03:08:44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"Disputas na Cadeia de Suprimentos"</w:delText>
                </w:r>
              </w:del>
            </w:sdtContent>
          </w:sdt>
          <w:del w:author="Carolina Rossini" w:id="188" w:date="2026-01-14T03:08:44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Trilha de Arbitragem Internacional AAA-ICDR do Evento Anual da Seccional de Direito Internacional da Ordem dos Advogados da Flórida, 1º de abril de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"Regras ICDR sobre Procedimentos Internacionais de Resolução de Disputas", The Chartered Institute of Arbitrators (CIArb) Brazil Branch, 8 de dezembro de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"Tópicos Relevantes Relacionados à Arbitragem", Câmara de Comércio Brasil-Estados Unidos, Nova York, 30 de novembro de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sdt>
        <w:sdtPr>
          <w:id w:val="2008060140"/>
          <w:tag w:val="goog_rdk_429"/>
        </w:sdtPr>
        <w:sdtContent>
          <w:ins w:author="Carolina Rossini" w:id="190" w:date="2026-01-14T03:09:19Z"/>
          <w:sdt>
            <w:sdtPr>
              <w:id w:val="-658259415"/>
              <w:tag w:val="goog_rdk_430"/>
            </w:sdtPr>
            <w:sdtContent>
              <w:ins w:author="Carolina Rossini" w:id="190" w:date="2026-01-14T03:09:1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1" w:date="2026-01-14T03:09:19Z">
                      <w:rPr/>
                    </w:rPrChange>
                  </w:rPr>
                  <w:t xml:space="preserve">"Key Types of Privileges and Their Application in International Disputes"</w:t>
                </w:r>
              </w:ins>
            </w:sdtContent>
          </w:sdt>
          <w:ins w:author="Carolina Rossini" w:id="190" w:date="2026-01-14T03:09:19Z"/>
        </w:sdtContent>
      </w:sdt>
      <w:sdt>
        <w:sdtPr>
          <w:id w:val="2098193476"/>
          <w:tag w:val="goog_rdk_431"/>
        </w:sdtPr>
        <w:sdtContent>
          <w:del w:author="Carolina Rossini" w:id="190" w:date="2026-01-14T03:09:19Z"/>
          <w:sdt>
            <w:sdtPr>
              <w:id w:val="-277407156"/>
              <w:tag w:val="goog_rdk_432"/>
            </w:sdtPr>
            <w:sdtContent>
              <w:del w:author="Carolina Rossini" w:id="190" w:date="2026-01-14T03:09:1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1" w:date="2026-01-14T03:09:19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"Principais Tipos de Privilégios e Sua Aplicação em Disputas Internacionais"</w:delText>
                </w:r>
              </w:del>
            </w:sdtContent>
          </w:sdt>
          <w:del w:author="Carolina Rossini" w:id="190" w:date="2026-01-14T03:09:19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Série de Webinars Dechert LLP, 17 de março, 5 de abril, 28 de abril de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sdt>
        <w:sdtPr>
          <w:id w:val="759952608"/>
          <w:tag w:val="goog_rdk_434"/>
        </w:sdtPr>
        <w:sdtContent>
          <w:ins w:author="Carolina Rossini" w:id="192" w:date="2026-01-14T03:09:31Z"/>
          <w:sdt>
            <w:sdtPr>
              <w:id w:val="-1868474303"/>
              <w:tag w:val="goog_rdk_435"/>
            </w:sdtPr>
            <w:sdtContent>
              <w:ins w:author="Carolina Rossini" w:id="192" w:date="2026-01-14T03:09:3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3" w:date="2026-01-14T03:09:31Z">
                      <w:rPr/>
                    </w:rPrChange>
                  </w:rPr>
                  <w:t xml:space="preserve">"Virtual Hearings in International Arbitration"</w:t>
                </w:r>
              </w:ins>
            </w:sdtContent>
          </w:sdt>
          <w:ins w:author="Carolina Rossini" w:id="192" w:date="2026-01-14T03:09:31Z"/>
        </w:sdtContent>
      </w:sdt>
      <w:sdt>
        <w:sdtPr>
          <w:id w:val="-419314312"/>
          <w:tag w:val="goog_rdk_436"/>
        </w:sdtPr>
        <w:sdtContent>
          <w:del w:author="Carolina Rossini" w:id="192" w:date="2026-01-14T03:09:31Z"/>
          <w:sdt>
            <w:sdtPr>
              <w:id w:val="1965594857"/>
              <w:tag w:val="goog_rdk_437"/>
            </w:sdtPr>
            <w:sdtContent>
              <w:del w:author="Carolina Rossini" w:id="192" w:date="2026-01-14T03:09:3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3" w:date="2026-01-14T03:09:31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"Audiências Virtuais em Arbitragem Internacional"</w:delText>
                </w:r>
              </w:del>
            </w:sdtContent>
          </w:sdt>
          <w:del w:author="Carolina Rossini" w:id="192" w:date="2026-01-14T03:09:31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Webinar do Vancouver International Arbitration Centre, 5 de outubro 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sdt>
        <w:sdtPr>
          <w:id w:val="-695320542"/>
          <w:tag w:val="goog_rdk_439"/>
        </w:sdtPr>
        <w:sdtContent>
          <w:ins w:author="Carolina Rossini" w:id="194" w:date="2026-01-14T03:09:48Z"/>
          <w:sdt>
            <w:sdtPr>
              <w:id w:val="-872626302"/>
              <w:tag w:val="goog_rdk_440"/>
            </w:sdtPr>
            <w:sdtContent>
              <w:ins w:author="Carolina Rossini" w:id="194" w:date="2026-01-14T03:09:4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5" w:date="2026-01-14T03:09:48Z">
                      <w:rPr/>
                    </w:rPrChange>
                  </w:rPr>
                  <w:t xml:space="preserve">"From NAFTA to USMCA: A Discussion on Key Changes to Trade and Investment"</w:t>
                </w:r>
              </w:ins>
            </w:sdtContent>
          </w:sdt>
          <w:ins w:author="Carolina Rossini" w:id="194" w:date="2026-01-14T03:09:48Z"/>
        </w:sdtContent>
      </w:sdt>
      <w:sdt>
        <w:sdtPr>
          <w:id w:val="-1006003471"/>
          <w:tag w:val="goog_rdk_441"/>
        </w:sdtPr>
        <w:sdtContent>
          <w:del w:author="Carolina Rossini" w:id="194" w:date="2026-01-14T03:09:48Z"/>
          <w:sdt>
            <w:sdtPr>
              <w:id w:val="1662468956"/>
              <w:tag w:val="goog_rdk_442"/>
            </w:sdtPr>
            <w:sdtContent>
              <w:del w:author="Carolina Rossini" w:id="194" w:date="2026-01-14T03:09:4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5" w:date="2026-01-14T03:09:4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"Do NAFTA ao USMCA: Uma Discussão sobre as Principais Mudanças no Comércio e Investimento"</w:delText>
                </w:r>
              </w:del>
            </w:sdtContent>
          </w:sdt>
          <w:del w:author="Carolina Rossini" w:id="194" w:date="2026-01-14T03:09:4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Webinar Dechert LLP, 29 de julho 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sdt>
        <w:sdtPr>
          <w:id w:val="-1160148299"/>
          <w:tag w:val="goog_rdk_444"/>
        </w:sdtPr>
        <w:sdtContent>
          <w:ins w:author="Carolina Rossini" w:id="196" w:date="2026-01-14T03:10:05Z"/>
          <w:sdt>
            <w:sdtPr>
              <w:id w:val="-684242682"/>
              <w:tag w:val="goog_rdk_445"/>
            </w:sdtPr>
            <w:sdtContent>
              <w:ins w:author="Carolina Rossini" w:id="196" w:date="2026-01-14T03:10:0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7" w:date="2026-01-14T03:10:05Z">
                      <w:rPr/>
                    </w:rPrChange>
                  </w:rPr>
                  <w:t xml:space="preserve">"Key Considerations for Legal Positions on Force Majeure: Practical Steps if Disputes are Inevitable"</w:t>
                </w:r>
              </w:ins>
            </w:sdtContent>
          </w:sdt>
          <w:ins w:author="Carolina Rossini" w:id="196" w:date="2026-01-14T03:10:05Z"/>
        </w:sdtContent>
      </w:sdt>
      <w:sdt>
        <w:sdtPr>
          <w:id w:val="-988364192"/>
          <w:tag w:val="goog_rdk_446"/>
        </w:sdtPr>
        <w:sdtContent>
          <w:del w:author="Carolina Rossini" w:id="196" w:date="2026-01-14T03:10:05Z"/>
          <w:sdt>
            <w:sdtPr>
              <w:id w:val="1005847631"/>
              <w:tag w:val="goog_rdk_447"/>
            </w:sdtPr>
            <w:sdtContent>
              <w:del w:author="Carolina Rossini" w:id="196" w:date="2026-01-14T03:10:0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7" w:date="2026-01-14T03:10:05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"Considerações Fundamentais para Posições Jurídicas sobre Força Maior: Passos Práticos caso Disputas sejam Inevitáveis",</w:delText>
                </w:r>
              </w:del>
            </w:sdtContent>
          </w:sdt>
          <w:del w:author="Carolina Rossini" w:id="196" w:date="2026-01-14T03:10:05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Webinar do Nairobi Centre For International Arbitration, 13 de agosto 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"Procedimentos Virtuais e Táticas de Guerrilha em Arbitragem", Webinar INOVARB AmCham Brazil, 4 de junho 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sdt>
        <w:sdtPr>
          <w:id w:val="-37549461"/>
          <w:tag w:val="goog_rdk_449"/>
        </w:sdtPr>
        <w:sdtContent>
          <w:ins w:author="Carolina Rossini" w:id="198" w:date="2026-01-14T03:10:22Z"/>
          <w:sdt>
            <w:sdtPr>
              <w:id w:val="1978951979"/>
              <w:tag w:val="goog_rdk_450"/>
            </w:sdtPr>
            <w:sdtContent>
              <w:ins w:author="Carolina Rossini" w:id="198" w:date="2026-01-14T03:10:2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9" w:date="2026-01-14T03:10:22Z">
                      <w:rPr/>
                    </w:rPrChange>
                  </w:rPr>
                  <w:t xml:space="preserve">"Arbitrajes Virtuales: Ventajas e Inconvenientes"</w:t>
                </w:r>
              </w:ins>
            </w:sdtContent>
          </w:sdt>
          <w:ins w:author="Carolina Rossini" w:id="198" w:date="2026-01-14T03:10:22Z"/>
        </w:sdtContent>
      </w:sdt>
      <w:sdt>
        <w:sdtPr>
          <w:id w:val="-879783803"/>
          <w:tag w:val="goog_rdk_451"/>
        </w:sdtPr>
        <w:sdtContent>
          <w:del w:author="Carolina Rossini" w:id="198" w:date="2026-01-14T03:10:22Z"/>
          <w:sdt>
            <w:sdtPr>
              <w:id w:val="154025195"/>
              <w:tag w:val="goog_rdk_452"/>
            </w:sdtPr>
            <w:sdtContent>
              <w:del w:author="Carolina Rossini" w:id="198" w:date="2026-01-14T03:10:2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199" w:date="2026-01-14T03:10:22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"Arbitragens Virtuais: Vantagens e Desvantagens"</w:delText>
                </w:r>
              </w:del>
            </w:sdtContent>
          </w:sdt>
          <w:del w:author="Carolina Rossini" w:id="198" w:date="2026-01-14T03:10:22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IPA Instituto Peruano de Arbitraje, 14 de maio 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sdt>
        <w:sdtPr>
          <w:id w:val="-1383934258"/>
          <w:tag w:val="goog_rdk_454"/>
        </w:sdtPr>
        <w:sdtContent>
          <w:ins w:author="Carolina Rossini" w:id="200" w:date="2026-01-14T03:11:10Z"/>
          <w:sdt>
            <w:sdtPr>
              <w:id w:val="2142091232"/>
              <w:tag w:val="goog_rdk_455"/>
            </w:sdtPr>
            <w:sdtContent>
              <w:ins w:author="Carolina Rossini" w:id="200" w:date="2026-01-14T03:11:1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1" w:date="2026-01-14T03:11:10Z">
                      <w:rPr/>
                    </w:rPrChange>
                  </w:rPr>
                  <w:t xml:space="preserve">"Tribunal's Power to Sanction Misconduct"</w:t>
                </w:r>
              </w:ins>
            </w:sdtContent>
          </w:sdt>
          <w:ins w:author="Carolina Rossini" w:id="200" w:date="2026-01-14T03:11:10Z"/>
        </w:sdtContent>
      </w:sdt>
      <w:sdt>
        <w:sdtPr>
          <w:id w:val="1857725530"/>
          <w:tag w:val="goog_rdk_456"/>
        </w:sdtPr>
        <w:sdtContent>
          <w:del w:author="Carolina Rossini" w:id="200" w:date="2026-01-14T03:11:10Z"/>
          <w:sdt>
            <w:sdtPr>
              <w:id w:val="673216048"/>
              <w:tag w:val="goog_rdk_457"/>
            </w:sdtPr>
            <w:sdtContent>
              <w:del w:author="Carolina Rossini" w:id="200" w:date="2026-01-14T03:11:10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1" w:date="2026-01-14T03:11:10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"Poder</w:delText>
                </w:r>
              </w:del>
            </w:sdtContent>
          </w:sdt>
          <w:del w:author="Carolina Rossini" w:id="200" w:date="2026-01-14T03:11:10Z">
            <w:sdt>
              <w:sdtPr>
                <w:id w:val="1648501408"/>
                <w:tag w:val="goog_rdk_45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1" w:date="2026-01-14T03:11:10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 do Tribunal para Sancionar Má Conduta"</w:delText>
                </w:r>
              </w:sdtContent>
            </w:sdt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Comitê de Direito de Investimento da Seção Americana da ILA e Sociedade de Arbitragem Internacional de Georgetown, Washington, D.C., 28 de fevereiro 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sdt>
        <w:sdtPr>
          <w:id w:val="-1499181492"/>
          <w:tag w:val="goog_rdk_460"/>
        </w:sdtPr>
        <w:sdtContent>
          <w:ins w:author="Carolina Rossini" w:id="202" w:date="2026-01-14T03:11:24Z"/>
          <w:sdt>
            <w:sdtPr>
              <w:id w:val="-1454559262"/>
              <w:tag w:val="goog_rdk_461"/>
            </w:sdtPr>
            <w:sdtContent>
              <w:ins w:author="Carolina Rossini" w:id="202" w:date="2026-01-14T03:11:2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3" w:date="2026-01-14T03:11:24Z">
                      <w:rPr/>
                    </w:rPrChange>
                  </w:rPr>
                  <w:t xml:space="preserve">"Investor-State Disputes – A New Dawn in Treaty Reform?"</w:t>
                </w:r>
              </w:ins>
            </w:sdtContent>
          </w:sdt>
          <w:ins w:author="Carolina Rossini" w:id="202" w:date="2026-01-14T03:11:24Z"/>
        </w:sdtContent>
      </w:sdt>
      <w:sdt>
        <w:sdtPr>
          <w:id w:val="-864455760"/>
          <w:tag w:val="goog_rdk_462"/>
        </w:sdtPr>
        <w:sdtContent>
          <w:del w:author="Carolina Rossini" w:id="202" w:date="2026-01-14T03:11:24Z"/>
          <w:sdt>
            <w:sdtPr>
              <w:id w:val="438952114"/>
              <w:tag w:val="goog_rdk_463"/>
            </w:sdtPr>
            <w:sdtContent>
              <w:del w:author="Carolina Rossini" w:id="202" w:date="2026-01-14T03:11:2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3" w:date="2026-01-14T03:11:24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"Disputas Investidor-Estado – Um Novo Amanhecer na Reforma dos Tratados?"</w:delText>
                </w:r>
              </w:del>
            </w:sdtContent>
          </w:sdt>
          <w:del w:author="Carolina Rossini" w:id="202" w:date="2026-01-14T03:11:24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Who's Who Legal Future Leaders: Conferência de Arbitragem EUA, Washington, D.C., 14 de novembro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"Arbitragem, Cibersegurança e Proteção de Dados", VI Congresso de Arbitragem CAM-CCBC, São Paulo, 22 de outubro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/>
      </w:pPr>
      <w:sdt>
        <w:sdtPr>
          <w:id w:val="-1574194267"/>
          <w:tag w:val="goog_rdk_465"/>
        </w:sdtPr>
        <w:sdtContent>
          <w:ins w:author="Carolina Rossini" w:id="204" w:date="2026-01-14T03:11:44Z"/>
          <w:sdt>
            <w:sdtPr>
              <w:id w:val="-1128584600"/>
              <w:tag w:val="goog_rdk_466"/>
            </w:sdtPr>
            <w:sdtContent>
              <w:ins w:author="Carolina Rossini" w:id="204" w:date="2026-01-14T03:11:4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5" w:date="2026-01-14T03:11:44Z">
                      <w:rPr/>
                    </w:rPrChange>
                  </w:rPr>
                  <w:t xml:space="preserve">"La Jurisprudencia Como Arma: ¿Es Urgente y Necesaria La Fijación de Criterios Jurisprudenciales Predecibles Por Las Cortes Nacionales Sobre Los Cuestionamientos a Los Laudos Arbitrales?"</w:t>
                </w:r>
              </w:ins>
            </w:sdtContent>
          </w:sdt>
          <w:ins w:author="Carolina Rossini" w:id="204" w:date="2026-01-14T03:11:44Z"/>
        </w:sdtContent>
      </w:sdt>
      <w:sdt>
        <w:sdtPr>
          <w:id w:val="-1046112843"/>
          <w:tag w:val="goog_rdk_467"/>
        </w:sdtPr>
        <w:sdtContent>
          <w:del w:author="Carolina Rossini" w:id="204" w:date="2026-01-14T03:11:44Z"/>
          <w:sdt>
            <w:sdtPr>
              <w:id w:val="475386981"/>
              <w:tag w:val="goog_rdk_468"/>
            </w:sdtPr>
            <w:sdtContent>
              <w:del w:author="Carolina Rossini" w:id="204" w:date="2026-01-14T03:11:4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5" w:date="2026-01-14T03:11:44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 Jurisprudência Como Arma: É Urgente e Necessária a Fixação de Critérios Jurisprudenciais Previsíveis Pelas Cortes Nacionais Sobre os Questionamentos aos Laudos Arbitrais?"</w:delText>
                </w:r>
              </w:del>
            </w:sdtContent>
          </w:sdt>
          <w:del w:author="Carolina Rossini" w:id="204" w:date="2026-01-14T03:11:44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XII Congresso Internacional de Arbitragem, IPA, Lima, 24 de abril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rPr/>
      </w:pPr>
      <w:sdt>
        <w:sdtPr>
          <w:id w:val="848664733"/>
          <w:tag w:val="goog_rdk_470"/>
        </w:sdtPr>
        <w:sdtContent>
          <w:ins w:author="Carolina Rossini" w:id="206" w:date="2026-01-14T03:12:39Z"/>
          <w:sdt>
            <w:sdtPr>
              <w:id w:val="-883321421"/>
              <w:tag w:val="goog_rdk_471"/>
            </w:sdtPr>
            <w:sdtContent>
              <w:ins w:author="Carolina Rossini" w:id="206" w:date="2026-01-14T03:12:3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7" w:date="2026-01-14T03:12:39Z">
                      <w:rPr/>
                    </w:rPrChange>
                  </w:rPr>
                  <w:t xml:space="preserve">"Ongoing Challenges to International Investment Arbitration",</w:t>
                </w:r>
              </w:ins>
            </w:sdtContent>
          </w:sdt>
          <w:ins w:author="Carolina Rossini" w:id="206" w:date="2026-01-14T03:12:39Z"/>
        </w:sdtContent>
      </w:sdt>
      <w:sdt>
        <w:sdtPr>
          <w:id w:val="-412017228"/>
          <w:tag w:val="goog_rdk_472"/>
        </w:sdtPr>
        <w:sdtContent>
          <w:del w:author="Carolina Rossini" w:id="206" w:date="2026-01-14T03:12:39Z"/>
          <w:sdt>
            <w:sdtPr>
              <w:id w:val="-1994265673"/>
              <w:tag w:val="goog_rdk_473"/>
            </w:sdtPr>
            <w:sdtContent>
              <w:del w:author="Carolina Rossini" w:id="206" w:date="2026-01-14T03:12:3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7" w:date="2026-01-14T03:12:39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"Desafios Contínuos à Arbitragem Internacional de Investimentos",</w:delText>
                </w:r>
              </w:del>
            </w:sdtContent>
          </w:sdt>
          <w:del w:author="Carolina Rossini" w:id="206" w:date="2026-01-14T03:12:39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3ª Conferência Anual da IAA, Filadélfia, PA, 22 de março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sdt>
        <w:sdtPr>
          <w:id w:val="-938481229"/>
          <w:tag w:val="goog_rdk_475"/>
        </w:sdtPr>
        <w:sdtContent>
          <w:ins w:author="Carolina Rossini" w:id="208" w:date="2026-01-14T03:13:08Z"/>
          <w:sdt>
            <w:sdtPr>
              <w:id w:val="897553753"/>
              <w:tag w:val="goog_rdk_476"/>
            </w:sdtPr>
            <w:sdtContent>
              <w:ins w:author="Carolina Rossini" w:id="208" w:date="2026-01-14T03:13:0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9" w:date="2026-01-14T03:13:08Z">
                      <w:rPr/>
                    </w:rPrChange>
                  </w:rPr>
                  <w:t xml:space="preserve">"¿Ha Llegado el Invierno al Arbitraje? ¿Crisis, Ética y Corrupción?",</w:t>
                </w:r>
              </w:ins>
            </w:sdtContent>
          </w:sdt>
          <w:ins w:author="Carolina Rossini" w:id="208" w:date="2026-01-14T03:13:08Z"/>
        </w:sdtContent>
      </w:sdt>
      <w:sdt>
        <w:sdtPr>
          <w:id w:val="-354575042"/>
          <w:tag w:val="goog_rdk_477"/>
        </w:sdtPr>
        <w:sdtContent>
          <w:del w:author="Carolina Rossini" w:id="208" w:date="2026-01-14T03:13:08Z"/>
          <w:sdt>
            <w:sdtPr>
              <w:id w:val="-1746543682"/>
              <w:tag w:val="goog_rdk_478"/>
            </w:sdtPr>
            <w:sdtContent>
              <w:del w:author="Carolina Rossini" w:id="208" w:date="2026-01-14T03:13:0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09" w:date="2026-01-14T03:13:0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"Chegou o Inverno à Arbitragem? Crise, Ética e Corrupção"</w:delText>
                </w:r>
              </w:del>
            </w:sdtContent>
          </w:sdt>
          <w:del w:author="Carolina Rossini" w:id="208" w:date="2026-01-14T03:13:0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Conferência Internacional de Mulheres em Arbitragem, Instituto Peruano de Arbitragem, Lima, 31 de janeiro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rPr/>
      </w:pPr>
      <w:sdt>
        <w:sdtPr>
          <w:id w:val="1401179373"/>
          <w:tag w:val="goog_rdk_480"/>
        </w:sdtPr>
        <w:sdtContent>
          <w:ins w:author="Carolina Rossini" w:id="210" w:date="2026-01-14T03:13:25Z"/>
          <w:sdt>
            <w:sdtPr>
              <w:id w:val="-655283198"/>
              <w:tag w:val="goog_rdk_481"/>
            </w:sdtPr>
            <w:sdtContent>
              <w:ins w:author="Carolina Rossini" w:id="210" w:date="2026-01-14T03:13:2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1" w:date="2026-01-14T03:13:25Z">
                      <w:rPr/>
                    </w:rPrChange>
                  </w:rPr>
                  <w:t xml:space="preserve">"¿Cómo Afrontar un Arbitraje Nacional o Internacional de Asociación Público-Privada?"</w:t>
                </w:r>
              </w:ins>
            </w:sdtContent>
          </w:sdt>
          <w:ins w:author="Carolina Rossini" w:id="210" w:date="2026-01-14T03:13:25Z"/>
        </w:sdtContent>
      </w:sdt>
      <w:sdt>
        <w:sdtPr>
          <w:id w:val="1475503978"/>
          <w:tag w:val="goog_rdk_482"/>
        </w:sdtPr>
        <w:sdtContent>
          <w:del w:author="Carolina Rossini" w:id="210" w:date="2026-01-14T03:13:25Z"/>
          <w:sdt>
            <w:sdtPr>
              <w:id w:val="594136472"/>
              <w:tag w:val="goog_rdk_483"/>
            </w:sdtPr>
            <w:sdtContent>
              <w:del w:author="Carolina Rossini" w:id="210" w:date="2026-01-14T03:13:2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1" w:date="2026-01-14T03:13:25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"Como Enfrentar uma Arbitragem Nacional ou Internacional de Parceria Público-Privada?"</w:delText>
                </w:r>
              </w:del>
            </w:sdtContent>
          </w:sdt>
          <w:del w:author="Carolina Rossini" w:id="210" w:date="2026-01-14T03:13:25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Lima, 30 de janeiro de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Rule="auto"/>
        <w:rPr/>
      </w:pPr>
      <w:sdt>
        <w:sdtPr>
          <w:id w:val="1849917264"/>
          <w:tag w:val="goog_rdk_485"/>
        </w:sdtPr>
        <w:sdtContent>
          <w:ins w:author="Carolina Rossini" w:id="212" w:date="2026-01-14T03:13:37Z"/>
          <w:sdt>
            <w:sdtPr>
              <w:id w:val="889092437"/>
              <w:tag w:val="goog_rdk_486"/>
            </w:sdtPr>
            <w:sdtContent>
              <w:ins w:author="Carolina Rossini" w:id="212" w:date="2026-01-14T03:13:3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3" w:date="2026-01-14T03:13:37Z">
                      <w:rPr/>
                    </w:rPrChange>
                  </w:rPr>
                  <w:t xml:space="preserve">"HIALSA Arbitration Workshop: Evidence in International Arbitration"</w:t>
                </w:r>
              </w:ins>
            </w:sdtContent>
          </w:sdt>
          <w:ins w:author="Carolina Rossini" w:id="212" w:date="2026-01-14T03:13:37Z"/>
        </w:sdtContent>
      </w:sdt>
      <w:sdt>
        <w:sdtPr>
          <w:id w:val="-503041936"/>
          <w:tag w:val="goog_rdk_487"/>
        </w:sdtPr>
        <w:sdtContent>
          <w:del w:author="Carolina Rossini" w:id="212" w:date="2026-01-14T03:13:37Z"/>
          <w:sdt>
            <w:sdtPr>
              <w:id w:val="1869191957"/>
              <w:tag w:val="goog_rdk_488"/>
            </w:sdtPr>
            <w:sdtContent>
              <w:del w:author="Carolina Rossini" w:id="212" w:date="2026-01-14T03:13:37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3" w:date="2026-01-14T03:13:37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"Workshop de Arbitragem HIALSA: Provas na Arbitragem Internacional"</w:delText>
                </w:r>
              </w:del>
            </w:sdtContent>
          </w:sdt>
          <w:del w:author="Carolina Rossini" w:id="212" w:date="2026-01-14T03:13:37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Cambridge, Massachusetts, 2 de outubro de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sdt>
        <w:sdtPr>
          <w:id w:val="75667814"/>
          <w:tag w:val="goog_rdk_490"/>
        </w:sdtPr>
        <w:sdtContent>
          <w:ins w:author="Carolina Rossini" w:id="214" w:date="2026-01-14T03:13:54Z"/>
          <w:sdt>
            <w:sdtPr>
              <w:id w:val="-787384736"/>
              <w:tag w:val="goog_rdk_491"/>
            </w:sdtPr>
            <w:sdtContent>
              <w:ins w:author="Carolina Rossini" w:id="214" w:date="2026-01-14T03:13:5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5" w:date="2026-01-14T03:13:54Z">
                      <w:rPr/>
                    </w:rPrChange>
                  </w:rPr>
                  <w:t xml:space="preserve">"Introduction to International Commercial &amp; Investment Arbitration"</w:t>
                </w:r>
              </w:ins>
            </w:sdtContent>
          </w:sdt>
          <w:ins w:author="Carolina Rossini" w:id="214" w:date="2026-01-14T03:13:54Z"/>
        </w:sdtContent>
      </w:sdt>
      <w:sdt>
        <w:sdtPr>
          <w:id w:val="1655095373"/>
          <w:tag w:val="goog_rdk_492"/>
        </w:sdtPr>
        <w:sdtContent>
          <w:del w:author="Carolina Rossini" w:id="214" w:date="2026-01-14T03:13:54Z"/>
          <w:sdt>
            <w:sdtPr>
              <w:id w:val="-66212533"/>
              <w:tag w:val="goog_rdk_493"/>
            </w:sdtPr>
            <w:sdtContent>
              <w:del w:author="Carolina Rossini" w:id="214" w:date="2026-01-14T03:13:5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5" w:date="2026-01-14T03:13:54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"Introdução à Arbitragem Comercial e de Investimento Internacional"</w:delText>
                </w:r>
              </w:del>
            </w:sdtContent>
          </w:sdt>
          <w:del w:author="Carolina Rossini" w:id="214" w:date="2026-01-14T03:13:54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American University, Washington College of Law, Washington, D.C., 27 de setembro de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sdt>
        <w:sdtPr>
          <w:id w:val="36381931"/>
          <w:tag w:val="goog_rdk_495"/>
        </w:sdtPr>
        <w:sdtContent>
          <w:ins w:author="Carolina Rossini" w:id="216" w:date="2026-01-14T03:14:05Z"/>
          <w:sdt>
            <w:sdtPr>
              <w:id w:val="1709175572"/>
              <w:tag w:val="goog_rdk_496"/>
            </w:sdtPr>
            <w:sdtContent>
              <w:ins w:author="Carolina Rossini" w:id="216" w:date="2026-01-14T03:14:0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7" w:date="2026-01-14T03:14:05Z">
                      <w:rPr/>
                    </w:rPrChange>
                  </w:rPr>
                  <w:t xml:space="preserve">"Duty to Disclose and Brazilian Arbitration Culture"</w:t>
                </w:r>
              </w:ins>
            </w:sdtContent>
          </w:sdt>
          <w:ins w:author="Carolina Rossini" w:id="216" w:date="2026-01-14T03:14:05Z"/>
        </w:sdtContent>
      </w:sdt>
      <w:sdt>
        <w:sdtPr>
          <w:id w:val="-506146541"/>
          <w:tag w:val="goog_rdk_497"/>
        </w:sdtPr>
        <w:sdtContent>
          <w:del w:author="Carolina Rossini" w:id="216" w:date="2026-01-14T03:14:05Z"/>
          <w:sdt>
            <w:sdtPr>
              <w:id w:val="-1769065739"/>
              <w:tag w:val="goog_rdk_498"/>
            </w:sdtPr>
            <w:sdtContent>
              <w:del w:author="Carolina Rossini" w:id="216" w:date="2026-01-14T03:14:0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7" w:date="2026-01-14T03:14:05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“Dever de Divulgação e Cultura da Arbitragem Brasileira”</w:delText>
                </w:r>
              </w:del>
            </w:sdtContent>
          </w:sdt>
          <w:del w:author="Carolina Rossini" w:id="216" w:date="2026-01-14T03:14:05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Congresso CCMA CIESP/FIESP Dia da Arbitragem, Nova York, NY, 17 de abril de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sdt>
        <w:sdtPr>
          <w:id w:val="-1537686626"/>
          <w:tag w:val="goog_rdk_500"/>
        </w:sdtPr>
        <w:sdtContent>
          <w:ins w:author="Carolina Rossini" w:id="218" w:date="2026-01-14T03:14:23Z"/>
          <w:sdt>
            <w:sdtPr>
              <w:id w:val="-290323173"/>
              <w:tag w:val="goog_rdk_501"/>
            </w:sdtPr>
            <w:sdtContent>
              <w:ins w:author="Carolina Rossini" w:id="218" w:date="2026-01-14T03:14:2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9" w:date="2026-01-14T03:14:23Z">
                      <w:rPr/>
                    </w:rPrChange>
                  </w:rPr>
                  <w:t xml:space="preserve">"Energy Across Borders: Geopolitics, Conflict and International Arbitration",</w:t>
                </w:r>
              </w:ins>
            </w:sdtContent>
          </w:sdt>
          <w:ins w:author="Carolina Rossini" w:id="218" w:date="2026-01-14T03:14:23Z"/>
        </w:sdtContent>
      </w:sdt>
      <w:sdt>
        <w:sdtPr>
          <w:id w:val="-1621207898"/>
          <w:tag w:val="goog_rdk_502"/>
        </w:sdtPr>
        <w:sdtContent>
          <w:del w:author="Carolina Rossini" w:id="218" w:date="2026-01-14T03:14:23Z"/>
          <w:sdt>
            <w:sdtPr>
              <w:id w:val="993714841"/>
              <w:tag w:val="goog_rdk_503"/>
            </w:sdtPr>
            <w:sdtContent>
              <w:del w:author="Carolina Rossini" w:id="218" w:date="2026-01-14T03:14:23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19" w:date="2026-01-14T03:14:23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"Energy Across Borders: Geopolitics, Conflict and International Arbitration",</w:delText>
                </w:r>
              </w:del>
            </w:sdtContent>
          </w:sdt>
          <w:del w:author="Carolina Rossini" w:id="218" w:date="2026-01-14T03:14:23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Conferência Energy Days, Pennsylvania State University, Pensilvânia, 22 de maio de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sdt>
        <w:sdtPr>
          <w:id w:val="970708604"/>
          <w:tag w:val="goog_rdk_505"/>
        </w:sdtPr>
        <w:sdtContent>
          <w:ins w:author="Carolina Rossini" w:id="220" w:date="2026-01-14T03:14:58Z"/>
          <w:sdt>
            <w:sdtPr>
              <w:id w:val="-1506748978"/>
              <w:tag w:val="goog_rdk_506"/>
            </w:sdtPr>
            <w:sdtContent>
              <w:ins w:author="Carolina Rossini" w:id="220" w:date="2026-01-14T03:14:5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1" w:date="2026-01-14T03:14:58Z">
                      <w:rPr/>
                    </w:rPrChange>
                  </w:rPr>
                  <w:t xml:space="preserve">"Visión de los Arbitros y Abogados Sobre el Desarrollo del Arbitraje Internacional"</w:t>
                </w:r>
              </w:ins>
            </w:sdtContent>
          </w:sdt>
          <w:ins w:author="Carolina Rossini" w:id="220" w:date="2026-01-14T03:14:58Z"/>
        </w:sdtContent>
      </w:sdt>
      <w:sdt>
        <w:sdtPr>
          <w:id w:val="-1571707341"/>
          <w:tag w:val="goog_rdk_507"/>
        </w:sdtPr>
        <w:sdtContent>
          <w:del w:author="Carolina Rossini" w:id="220" w:date="2026-01-14T03:14:58Z"/>
          <w:sdt>
            <w:sdtPr>
              <w:id w:val="-1895672680"/>
              <w:tag w:val="goog_rdk_508"/>
            </w:sdtPr>
            <w:sdtContent>
              <w:del w:author="Carolina Rossini" w:id="220" w:date="2026-01-14T03:14:5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1" w:date="2026-01-14T03:14:5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"Visão dos Árbitros e Advogados Sobre o Desenvolvimento da Arbitragem Internacional"</w:delText>
                </w:r>
              </w:del>
            </w:sdtContent>
          </w:sdt>
          <w:del w:author="Carolina Rossini" w:id="220" w:date="2026-01-14T03:14:5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Congresso de Arbitragem Nacional e Internacional, Centro de Arbitragem e Conciliação, Bogotá, Colômbia, 2 de abril de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"Arbitragem e Administração Pública: Uma Realidade nos Países da América Latina? Jurisprudência e Posição do Poder Judiciário", III Congresso Pan-Americano de Arbitragem CAM-CCBC, São Paulo, Brasil, 24 de outubro de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sdt>
        <w:sdtPr>
          <w:id w:val="553966085"/>
          <w:tag w:val="goog_rdk_510"/>
        </w:sdtPr>
        <w:sdtContent>
          <w:ins w:author="Carolina Rossini" w:id="222" w:date="2026-01-14T03:15:22Z"/>
          <w:sdt>
            <w:sdtPr>
              <w:id w:val="545636907"/>
              <w:tag w:val="goog_rdk_511"/>
            </w:sdtPr>
            <w:sdtContent>
              <w:ins w:author="Carolina Rossini" w:id="222" w:date="2026-01-14T03:15:2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3" w:date="2026-01-14T03:15:22Z">
                      <w:rPr/>
                    </w:rPrChange>
                  </w:rPr>
                  <w:t xml:space="preserve">"Aspectos Prácticos del Arbitraje Internacional"</w:t>
                </w:r>
              </w:ins>
            </w:sdtContent>
          </w:sdt>
          <w:ins w:author="Carolina Rossini" w:id="222" w:date="2026-01-14T03:15:22Z"/>
        </w:sdtContent>
      </w:sdt>
      <w:sdt>
        <w:sdtPr>
          <w:id w:val="-1277293191"/>
          <w:tag w:val="goog_rdk_512"/>
        </w:sdtPr>
        <w:sdtContent>
          <w:del w:author="Carolina Rossini" w:id="222" w:date="2026-01-14T03:15:22Z"/>
          <w:sdt>
            <w:sdtPr>
              <w:id w:val="607667214"/>
              <w:tag w:val="goog_rdk_513"/>
            </w:sdtPr>
            <w:sdtContent>
              <w:del w:author="Carolina Rossini" w:id="222" w:date="2026-01-14T03:15:2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3" w:date="2026-01-14T03:15:22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"Aspectos Práticos do Arbitragem Internacional"</w:delText>
                </w:r>
              </w:del>
            </w:sdtContent>
          </w:sdt>
          <w:del w:author="Carolina Rossini" w:id="222" w:date="2026-01-14T03:15:22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International Centre of Dispute Resolution, Simpósio Internacional de Arbitragem, Nova York, NY, 27 de maio de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sdt>
        <w:sdtPr>
          <w:id w:val="-332332854"/>
          <w:tag w:val="goog_rdk_515"/>
        </w:sdtPr>
        <w:sdtContent>
          <w:ins w:author="Carolina Rossini" w:id="224" w:date="2026-01-14T03:15:36Z"/>
          <w:sdt>
            <w:sdtPr>
              <w:id w:val="90023260"/>
              <w:tag w:val="goog_rdk_516"/>
            </w:sdtPr>
            <w:sdtContent>
              <w:ins w:author="Carolina Rossini" w:id="224" w:date="2026-01-14T03:15:3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5" w:date="2026-01-14T03:15:36Z">
                      <w:rPr/>
                    </w:rPrChange>
                  </w:rPr>
                  <w:t xml:space="preserve">"Strategies for Faster and Cheaper Cross-Border"</w:t>
                </w:r>
              </w:ins>
            </w:sdtContent>
          </w:sdt>
          <w:ins w:author="Carolina Rossini" w:id="224" w:date="2026-01-14T03:15:36Z"/>
        </w:sdtContent>
      </w:sdt>
      <w:sdt>
        <w:sdtPr>
          <w:id w:val="-1644722357"/>
          <w:tag w:val="goog_rdk_517"/>
        </w:sdtPr>
        <w:sdtContent>
          <w:del w:author="Carolina Rossini" w:id="224" w:date="2026-01-14T03:15:36Z"/>
          <w:sdt>
            <w:sdtPr>
              <w:id w:val="-892179974"/>
              <w:tag w:val="goog_rdk_518"/>
            </w:sdtPr>
            <w:sdtContent>
              <w:del w:author="Carolina Rossini" w:id="224" w:date="2026-01-14T03:15:36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5" w:date="2026-01-14T03:15:36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"Estratégias para Transações Transfronteiriças Mais Rápidas e Baratas"</w:delText>
                </w:r>
              </w:del>
            </w:sdtContent>
          </w:sdt>
          <w:del w:author="Carolina Rossini" w:id="224" w:date="2026-01-14T03:15:36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ACC GNY Signature CLE Program, Nova York, NY, 14 de janeiro de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sdt>
        <w:sdtPr>
          <w:id w:val="1117222952"/>
          <w:tag w:val="goog_rdk_520"/>
        </w:sdtPr>
        <w:sdtContent>
          <w:ins w:author="Carolina Rossini" w:id="226" w:date="2026-01-14T03:15:51Z"/>
          <w:sdt>
            <w:sdtPr>
              <w:id w:val="-1733030451"/>
              <w:tag w:val="goog_rdk_521"/>
            </w:sdtPr>
            <w:sdtContent>
              <w:ins w:author="Carolina Rossini" w:id="226" w:date="2026-01-14T03:15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7" w:date="2026-01-14T03:15:51Z">
                      <w:rPr/>
                    </w:rPrChange>
                  </w:rPr>
                  <w:t xml:space="preserve">"Closing Remarks of I Brazilian Arbitration Day",</w:t>
                </w:r>
              </w:ins>
            </w:sdtContent>
          </w:sdt>
          <w:ins w:author="Carolina Rossini" w:id="226" w:date="2026-01-14T03:15:51Z"/>
        </w:sdtContent>
      </w:sdt>
      <w:sdt>
        <w:sdtPr>
          <w:id w:val="-379606981"/>
          <w:tag w:val="goog_rdk_522"/>
        </w:sdtPr>
        <w:sdtContent>
          <w:del w:author="Carolina Rossini" w:id="226" w:date="2026-01-14T03:15:51Z"/>
          <w:sdt>
            <w:sdtPr>
              <w:id w:val="-614668208"/>
              <w:tag w:val="goog_rdk_523"/>
            </w:sdtPr>
            <w:sdtContent>
              <w:del w:author="Carolina Rossini" w:id="226" w:date="2026-01-14T03:15:51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7" w:date="2026-01-14T03:15:51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"Considerações Finais do I Dia Brasileiro da Arbitragem",</w:delText>
                </w:r>
              </w:del>
            </w:sdtContent>
          </w:sdt>
          <w:del w:author="Carolina Rossini" w:id="226" w:date="2026-01-14T03:15:51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Georgetown University Law Center, Washington, DC, 15 de setembro de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"Temas Específicos de Fazer Negócios na América Latina", Seção de Direito Internacional da ABA, Novas Perspectivas para Projetos de Infraestrutura na América Latina, São Paulo, 24 de agosto de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sdt>
        <w:sdtPr>
          <w:id w:val="2016279539"/>
          <w:tag w:val="goog_rdk_525"/>
        </w:sdtPr>
        <w:sdtContent>
          <w:ins w:author="Carolina Rossini" w:id="228" w:date="2026-01-14T03:16:15Z"/>
          <w:sdt>
            <w:sdtPr>
              <w:id w:val="-781029481"/>
              <w:tag w:val="goog_rdk_526"/>
            </w:sdtPr>
            <w:sdtContent>
              <w:ins w:author="Carolina Rossini" w:id="228" w:date="2026-01-14T03:16:1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9" w:date="2026-01-14T03:16:15Z">
                      <w:rPr/>
                    </w:rPrChange>
                  </w:rPr>
                  <w:t xml:space="preserve">"Budgeting and Managing an International Arbitration: How to Keep Arbitration Cost-Efficient and Effective"</w:t>
                </w:r>
              </w:ins>
            </w:sdtContent>
          </w:sdt>
          <w:ins w:author="Carolina Rossini" w:id="228" w:date="2026-01-14T03:16:15Z"/>
        </w:sdtContent>
      </w:sdt>
      <w:sdt>
        <w:sdtPr>
          <w:id w:val="1660192529"/>
          <w:tag w:val="goog_rdk_527"/>
        </w:sdtPr>
        <w:sdtContent>
          <w:del w:author="Carolina Rossini" w:id="228" w:date="2026-01-14T03:16:15Z"/>
          <w:sdt>
            <w:sdtPr>
              <w:id w:val="-326148687"/>
              <w:tag w:val="goog_rdk_528"/>
            </w:sdtPr>
            <w:sdtContent>
              <w:del w:author="Carolina Rossini" w:id="228" w:date="2026-01-14T03:16:15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29" w:date="2026-01-14T03:16:15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"Orçamento e Gestão de uma Arbitragem Internacional: Como Manter a Arbitragem Econômica e Eficaz"</w:delText>
                </w:r>
              </w:del>
            </w:sdtContent>
          </w:sdt>
          <w:del w:author="Carolina Rossini" w:id="228" w:date="2026-01-14T03:16:15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Reunião de Primavera de 2013 da Seção de Direito Internacional da ABA, Washington, DC, 24 de abril de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/>
      </w:pPr>
      <w:sdt>
        <w:sdtPr>
          <w:id w:val="-562482616"/>
          <w:tag w:val="goog_rdk_530"/>
        </w:sdtPr>
        <w:sdtContent>
          <w:ins w:author="Carolina Rossini" w:id="230" w:date="2026-01-14T03:16:28Z"/>
          <w:sdt>
            <w:sdtPr>
              <w:id w:val="-569287724"/>
              <w:tag w:val="goog_rdk_531"/>
            </w:sdtPr>
            <w:sdtContent>
              <w:ins w:author="Carolina Rossini" w:id="230" w:date="2026-01-14T03:16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1" w:date="2026-01-14T03:16:28Z">
                      <w:rPr/>
                    </w:rPrChange>
                  </w:rPr>
                  <w:t xml:space="preserve">"U.S. Judicial Discovery for Use in International Commercial Arbitration",</w:t>
                </w:r>
              </w:ins>
            </w:sdtContent>
          </w:sdt>
          <w:ins w:author="Carolina Rossini" w:id="230" w:date="2026-01-14T03:16:28Z"/>
        </w:sdtContent>
      </w:sdt>
      <w:sdt>
        <w:sdtPr>
          <w:id w:val="-1300972713"/>
          <w:tag w:val="goog_rdk_532"/>
        </w:sdtPr>
        <w:sdtContent>
          <w:del w:author="Carolina Rossini" w:id="230" w:date="2026-01-14T03:16:28Z"/>
          <w:sdt>
            <w:sdtPr>
              <w:id w:val="970214674"/>
              <w:tag w:val="goog_rdk_533"/>
            </w:sdtPr>
            <w:sdtContent>
              <w:del w:author="Carolina Rossini" w:id="230" w:date="2026-01-14T03:16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1" w:date="2026-01-14T03:16:2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"Descoberta Judicial dos EUA para Uso em Arbitragem Comercial Internacional",</w:delText>
                </w:r>
              </w:del>
            </w:sdtContent>
          </w:sdt>
          <w:del w:author="Carolina Rossini" w:id="230" w:date="2026-01-14T03:16:2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Palestrante Convidado, Curso de Arbitragem Comercial Internacional na Georgetown University Law Center, Washington, D.C., 19 de novembro de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/>
      </w:pPr>
      <w:sdt>
        <w:sdtPr>
          <w:id w:val="-1560998567"/>
          <w:tag w:val="goog_rdk_535"/>
        </w:sdtPr>
        <w:sdtContent>
          <w:ins w:author="Carolina Rossini" w:id="232" w:date="2026-01-14T03:16:39Z"/>
          <w:sdt>
            <w:sdtPr>
              <w:id w:val="-149497003"/>
              <w:tag w:val="goog_rdk_536"/>
            </w:sdtPr>
            <w:sdtContent>
              <w:ins w:author="Carolina Rossini" w:id="232" w:date="2026-01-14T03:16:3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3" w:date="2026-01-14T03:16:39Z">
                      <w:rPr/>
                    </w:rPrChange>
                  </w:rPr>
                  <w:t xml:space="preserve">"O Papel do Árbitro na Avaliação de Danos"</w:t>
                </w:r>
              </w:ins>
            </w:sdtContent>
          </w:sdt>
          <w:ins w:author="Carolina Rossini" w:id="232" w:date="2026-01-14T03:16:39Z"/>
        </w:sdtContent>
      </w:sdt>
      <w:sdt>
        <w:sdtPr>
          <w:id w:val="-979737283"/>
          <w:tag w:val="goog_rdk_537"/>
        </w:sdtPr>
        <w:sdtContent>
          <w:del w:author="Carolina Rossini" w:id="232" w:date="2026-01-14T03:16:39Z"/>
          <w:sdt>
            <w:sdtPr>
              <w:id w:val="408460472"/>
              <w:tag w:val="goog_rdk_538"/>
            </w:sdtPr>
            <w:sdtContent>
              <w:del w:author="Carolina Rossini" w:id="232" w:date="2026-01-14T03:16:39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3" w:date="2026-01-14T03:16:39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"O Papel do Árbitro na Avaliação de Danos"</w:delText>
                </w:r>
              </w:del>
            </w:sdtContent>
          </w:sdt>
          <w:del w:author="Carolina Rossini" w:id="232" w:date="2026-01-14T03:16:39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XI Congresso do Comitê Brasileiro de Arbitragem--CBAr: Aspectos Econômicos da Arbitragem, Porto Alegre, setembro de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sdt>
        <w:sdtPr>
          <w:id w:val="-425295801"/>
          <w:tag w:val="goog_rdk_540"/>
        </w:sdtPr>
        <w:sdtContent>
          <w:ins w:author="Carolina Rossini" w:id="234" w:date="2026-01-14T03:19:54Z"/>
          <w:sdt>
            <w:sdtPr>
              <w:id w:val="1313556148"/>
              <w:tag w:val="goog_rdk_541"/>
            </w:sdtPr>
            <w:sdtContent>
              <w:ins w:author="Carolina Rossini" w:id="234" w:date="2026-01-14T03:19:5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5" w:date="2026-01-14T03:19:54Z">
                      <w:rPr/>
                    </w:rPrChange>
                  </w:rPr>
                  <w:t xml:space="preserve">"How to Handle a BIT Arbitration</w:t>
                </w:r>
              </w:ins>
            </w:sdtContent>
          </w:sdt>
          <w:ins w:author="Carolina Rossini" w:id="234" w:date="2026-01-14T03:19:54Z"/>
        </w:sdtContent>
      </w:sdt>
      <w:sdt>
        <w:sdtPr>
          <w:id w:val="1600371140"/>
          <w:tag w:val="goog_rdk_542"/>
        </w:sdtPr>
        <w:sdtContent>
          <w:del w:author="Carolina Rossini" w:id="234" w:date="2026-01-14T03:19:54Z"/>
          <w:sdt>
            <w:sdtPr>
              <w:id w:val="-1922099216"/>
              <w:tag w:val="goog_rdk_543"/>
            </w:sdtPr>
            <w:sdtContent>
              <w:del w:author="Carolina Rossini" w:id="234" w:date="2026-01-14T03:19:54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5" w:date="2026-01-14T03:19:54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"Como Conduzir uma Arbitragem de TBI"</w:delText>
                </w:r>
              </w:del>
            </w:sdtContent>
          </w:sdt>
          <w:del w:author="Carolina Rossini" w:id="234" w:date="2026-01-14T03:19:54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Nono Seminário Anual sobre Arbitragem Comercial Internacional na American University’s Washington College of Law, Washington, DC, 3 de outubro de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sdt>
        <w:sdtPr>
          <w:id w:val="315780354"/>
          <w:tag w:val="goog_rdk_545"/>
        </w:sdtPr>
        <w:sdtContent>
          <w:ins w:author="Carolina Rossini" w:id="236" w:date="2026-01-14T03:19:42Z"/>
          <w:sdt>
            <w:sdtPr>
              <w:id w:val="-290717717"/>
              <w:tag w:val="goog_rdk_546"/>
            </w:sdtPr>
            <w:sdtContent>
              <w:ins w:author="Carolina Rossini" w:id="236" w:date="2026-01-14T03:19:4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7" w:date="2026-01-14T03:19:42Z">
                      <w:rPr/>
                    </w:rPrChange>
                  </w:rPr>
                  <w:t xml:space="preserve">"Documentary Evidence and the Use of Discovery, Evidence in International Arbitration"</w:t>
                </w:r>
              </w:ins>
            </w:sdtContent>
          </w:sdt>
          <w:ins w:author="Carolina Rossini" w:id="236" w:date="2026-01-14T03:19:42Z"/>
        </w:sdtContent>
      </w:sdt>
      <w:sdt>
        <w:sdtPr>
          <w:id w:val="1602136233"/>
          <w:tag w:val="goog_rdk_547"/>
        </w:sdtPr>
        <w:sdtContent>
          <w:del w:author="Carolina Rossini" w:id="236" w:date="2026-01-14T03:19:42Z"/>
          <w:sdt>
            <w:sdtPr>
              <w:id w:val="1484006570"/>
              <w:tag w:val="goog_rdk_548"/>
            </w:sdtPr>
            <w:sdtContent>
              <w:del w:author="Carolina Rossini" w:id="236" w:date="2026-01-14T03:19:42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7" w:date="2026-01-14T03:19:42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"Provas Documentais e o Uso da Descoberta, Provas em Arbitragem Internacional",</w:delText>
                </w:r>
              </w:del>
            </w:sdtContent>
          </w:sdt>
          <w:del w:author="Carolina Rossini" w:id="236" w:date="2026-01-14T03:19:42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ICDR Young &amp; International e ICC Young Arbitrators Forum, Bogotá, setembro de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rPr/>
      </w:pPr>
      <w:sdt>
        <w:sdtPr>
          <w:id w:val="1457927387"/>
          <w:tag w:val="goog_rdk_550"/>
        </w:sdtPr>
        <w:sdtContent>
          <w:ins w:author="Carolina Rossini" w:id="238" w:date="2026-01-14T03:19:28Z"/>
          <w:sdt>
            <w:sdtPr>
              <w:id w:val="-1921233058"/>
              <w:tag w:val="goog_rdk_551"/>
            </w:sdtPr>
            <w:sdtContent>
              <w:ins w:author="Carolina Rossini" w:id="238" w:date="2026-01-14T03:19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9" w:date="2026-01-14T03:19:28Z">
                      <w:rPr/>
                    </w:rPrChange>
                  </w:rPr>
                  <w:t xml:space="preserve">"Jurisdictional Issues in ICSID Arbitration"</w:t>
                </w:r>
              </w:ins>
            </w:sdtContent>
          </w:sdt>
          <w:ins w:author="Carolina Rossini" w:id="238" w:date="2026-01-14T03:19:28Z"/>
        </w:sdtContent>
      </w:sdt>
      <w:sdt>
        <w:sdtPr>
          <w:id w:val="380652391"/>
          <w:tag w:val="goog_rdk_552"/>
        </w:sdtPr>
        <w:sdtContent>
          <w:del w:author="Carolina Rossini" w:id="238" w:date="2026-01-14T03:19:28Z"/>
          <w:sdt>
            <w:sdtPr>
              <w:id w:val="-1752963409"/>
              <w:tag w:val="goog_rdk_553"/>
            </w:sdtPr>
            <w:sdtContent>
              <w:del w:author="Carolina Rossini" w:id="238" w:date="2026-01-14T03:19:28Z"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  <w:rPrChange w:author="Carolina Rossini" w:id="239" w:date="2026-01-14T03:19:28Z">
                      <w:rPr>
                        <w:rFonts w:ascii="Times New Roman" w:cs="Times New Roman" w:eastAsia="Times New Roman" w:hAnsi="Times New Roman"/>
                      </w:rPr>
                    </w:rPrChange>
                  </w:rPr>
                  <w:delText xml:space="preserve">"Issues Jurisdicionais na Arbitragem do ICSID"</w:delText>
                </w:r>
              </w:del>
            </w:sdtContent>
          </w:sdt>
          <w:del w:author="Carolina Rossini" w:id="238" w:date="2026-01-14T03:19:28Z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Seminário sobre questões jurídicas internacionais apresentado ao governo da República da Colômbia, Bogotá, junho de 2009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a Rossini" w:id="0" w:date="2026-01-14T03:00:42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@erica.franzetti@gmail.com  - ou Nomeações?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erica.franzetti@gmail.com_</w:t>
      </w:r>
    </w:p>
  </w:comment>
  <w:comment w:author="Carolina Rossini" w:id="1" w:date="2026-01-14T03:01:00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title of the publications should be as in the original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7" w15:done="0"/>
  <w15:commentEx w15:paraId="000000E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Revisin">
    <w:name w:val="Revision"/>
    <w:hidden w:val="1"/>
    <w:uiPriority w:val="99"/>
    <w:semiHidden w:val="1"/>
    <w:rsid w:val="00DA0AFC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89xHjyKLqpZrnGseQ45hshBRzQ==">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2026-01-14T00:46:00Z</dcterms:created>
  <dc:creator>python-docx</dc:creator>
</cp:coreProperties>
</file>